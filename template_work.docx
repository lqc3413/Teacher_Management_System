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05648">
      <w:pPr>
        <w:pStyle w:val="2"/>
        <w:numPr>
          <w:ilvl w:val="0"/>
          <w:numId w:val="0"/>
        </w:numPr>
        <w:spacing w:before="312" w:beforeLines="100" w:after="312" w:afterLines="100" w:line="720" w:lineRule="exact"/>
        <w:ind w:leftChars="0"/>
        <w:jc w:val="both"/>
        <w:rPr>
          <w:rFonts w:hint="eastAsia" w:ascii="黑体" w:hAnsi="黑体" w:eastAsia="黑体"/>
          <w:bCs/>
          <w:color w:val="auto"/>
          <w:kern w:val="44"/>
          <w:sz w:val="36"/>
          <w:szCs w:val="36"/>
        </w:rPr>
      </w:pPr>
      <w:bookmarkStart w:id="0" w:name="_Toc2302"/>
      <w:r>
        <w:rPr>
          <w:rFonts w:hint="eastAsia" w:ascii="黑体" w:hAnsi="黑体" w:eastAsia="黑体"/>
          <w:bCs/>
          <w:color w:val="auto"/>
          <w:kern w:val="44"/>
          <w:sz w:val="36"/>
          <w:szCs w:val="36"/>
          <w:lang w:val="en-US" w:eastAsia="zh-CN"/>
        </w:rPr>
        <w:t>一、</w:t>
      </w:r>
      <w:r>
        <w:rPr>
          <w:rFonts w:hint="eastAsia" w:ascii="黑体" w:hAnsi="黑体" w:eastAsia="黑体"/>
          <w:bCs/>
          <w:color w:val="auto"/>
          <w:kern w:val="44"/>
          <w:sz w:val="36"/>
          <w:szCs w:val="36"/>
        </w:rPr>
        <w:t xml:space="preserve"> 助教管理与任务考核系统的实现</w:t>
      </w:r>
      <w:bookmarkEnd w:id="0"/>
    </w:p>
    <w:p w14:paraId="0FCE78BB">
      <w:pPr>
        <w:pStyle w:val="3"/>
        <w:numPr>
          <w:ilvl w:val="1"/>
          <w:numId w:val="0"/>
        </w:numPr>
        <w:spacing w:before="312" w:beforeLines="100" w:after="312" w:afterLines="100" w:line="480" w:lineRule="exact"/>
        <w:ind w:left="284" w:leftChars="0"/>
        <w:rPr>
          <w:rFonts w:hint="eastAsia" w:ascii="黑体" w:hAnsi="黑体" w:eastAsia="黑体"/>
          <w:bCs/>
          <w:color w:val="000000"/>
          <w:sz w:val="32"/>
          <w:szCs w:val="30"/>
        </w:rPr>
      </w:pPr>
      <w:bookmarkStart w:id="1" w:name="_Toc12708"/>
      <w:r>
        <w:rPr>
          <w:rFonts w:hint="eastAsia" w:ascii="黑体" w:hAnsi="黑体" w:eastAsia="黑体"/>
          <w:bCs/>
          <w:color w:val="000000"/>
          <w:sz w:val="32"/>
          <w:szCs w:val="30"/>
          <w:lang w:eastAsia="zh-CN"/>
        </w:rPr>
        <w:t>（</w:t>
      </w:r>
      <w:r>
        <w:rPr>
          <w:rFonts w:hint="eastAsia" w:ascii="黑体" w:hAnsi="黑体" w:eastAsia="黑体"/>
          <w:bCs/>
          <w:color w:val="000000"/>
          <w:sz w:val="32"/>
          <w:szCs w:val="30"/>
          <w:lang w:val="en-US" w:eastAsia="zh-CN"/>
        </w:rPr>
        <w:t>1</w:t>
      </w:r>
      <w:r>
        <w:rPr>
          <w:rFonts w:hint="eastAsia" w:ascii="黑体" w:hAnsi="黑体" w:eastAsia="黑体"/>
          <w:bCs/>
          <w:color w:val="000000"/>
          <w:sz w:val="32"/>
          <w:szCs w:val="30"/>
          <w:lang w:eastAsia="zh-CN"/>
        </w:rPr>
        <w:t>）</w:t>
      </w:r>
      <w:r>
        <w:rPr>
          <w:rFonts w:hint="eastAsia" w:ascii="黑体" w:hAnsi="黑体" w:eastAsia="黑体"/>
          <w:bCs/>
          <w:color w:val="000000"/>
          <w:sz w:val="32"/>
          <w:szCs w:val="30"/>
        </w:rPr>
        <w:t>助教管理与任务考核系统（教师端）</w:t>
      </w:r>
      <w:bookmarkEnd w:id="1"/>
      <w:bookmarkStart w:id="2" w:name="_Toc66634979"/>
      <w:bookmarkStart w:id="3" w:name="_Toc21830"/>
      <w:bookmarkStart w:id="25" w:name="_GoBack"/>
      <w:bookmarkEnd w:id="25"/>
    </w:p>
    <w:p w14:paraId="3F60F4B8">
      <w:pPr>
        <w:pStyle w:val="4"/>
        <w:numPr>
          <w:ilvl w:val="2"/>
          <w:numId w:val="0"/>
        </w:numPr>
        <w:rPr>
          <w:rFonts w:hint="eastAsia" w:ascii="黑体" w:hAnsi="黑体" w:eastAsia="黑体" w:cs="黑体"/>
          <w:color w:val="auto"/>
        </w:rPr>
      </w:pPr>
      <w:r>
        <w:rPr>
          <w:rFonts w:hint="eastAsia" w:ascii="黑体" w:hAnsi="黑体" w:eastAsia="黑体" w:cs="黑体"/>
          <w:color w:val="auto"/>
        </w:rPr>
        <w:t>1.1 登录</w:t>
      </w:r>
      <w:bookmarkEnd w:id="2"/>
      <w:bookmarkEnd w:id="3"/>
    </w:p>
    <w:p w14:paraId="484E93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在登录界面，为了进一步提升用户体验，登录界面下方提供了“记住密码”选项。用户只需勾选该选项，系统便会保存登录信息，方便用户下次直接登录，无需再次输入密码，极大地简化了登录流程。如图5-1。</w:t>
      </w:r>
    </w:p>
    <w:p w14:paraId="3D561D99">
      <w:pPr>
        <w:ind w:firstLine="420"/>
        <w:rPr>
          <w:rFonts w:hint="eastAsia" w:ascii="宋体" w:hAnsi="宋体" w:cs="宋体"/>
          <w:sz w:val="24"/>
        </w:rPr>
      </w:pPr>
    </w:p>
    <w:p w14:paraId="1C1A79A2">
      <w:pPr>
        <w:jc w:val="center"/>
      </w:pPr>
      <w:r>
        <w:drawing>
          <wp:inline distT="0" distB="0" distL="114300" distR="114300">
            <wp:extent cx="5607050" cy="2682875"/>
            <wp:effectExtent l="0" t="0" r="1270" b="1460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5"/>
                    <a:stretch>
                      <a:fillRect/>
                    </a:stretch>
                  </pic:blipFill>
                  <pic:spPr>
                    <a:xfrm>
                      <a:off x="0" y="0"/>
                      <a:ext cx="5607050" cy="2682875"/>
                    </a:xfrm>
                    <a:prstGeom prst="rect">
                      <a:avLst/>
                    </a:prstGeom>
                    <a:noFill/>
                    <a:ln>
                      <a:noFill/>
                    </a:ln>
                  </pic:spPr>
                </pic:pic>
              </a:graphicData>
            </a:graphic>
          </wp:inline>
        </w:drawing>
      </w:r>
    </w:p>
    <w:p w14:paraId="264CB9E9">
      <w:pPr>
        <w:ind w:firstLine="420"/>
        <w:jc w:val="center"/>
        <w:rPr>
          <w:rFonts w:hint="eastAsia" w:ascii="宋体" w:hAnsi="宋体"/>
          <w:szCs w:val="21"/>
        </w:rPr>
      </w:pPr>
      <w:r>
        <w:rPr>
          <w:rFonts w:hint="eastAsia" w:ascii="宋体" w:hAnsi="宋体"/>
          <w:szCs w:val="21"/>
        </w:rPr>
        <w:t>图5-1</w:t>
      </w:r>
      <w:r>
        <w:rPr>
          <w:rFonts w:ascii="宋体" w:hAnsi="宋体"/>
          <w:szCs w:val="21"/>
        </w:rPr>
        <w:t xml:space="preserve"> </w:t>
      </w:r>
      <w:r>
        <w:rPr>
          <w:rFonts w:hint="eastAsia" w:ascii="宋体" w:hAnsi="宋体"/>
          <w:szCs w:val="21"/>
        </w:rPr>
        <w:t>登录页面</w:t>
      </w:r>
    </w:p>
    <w:p w14:paraId="296F2F6C">
      <w:pPr>
        <w:spacing w:line="400" w:lineRule="exact"/>
        <w:ind w:firstLine="480" w:firstLineChars="200"/>
        <w:rPr>
          <w:rFonts w:hint="eastAsia"/>
          <w:sz w:val="24"/>
        </w:rPr>
      </w:pPr>
    </w:p>
    <w:p w14:paraId="7E548BDD">
      <w:pPr>
        <w:pStyle w:val="4"/>
        <w:numPr>
          <w:ilvl w:val="2"/>
          <w:numId w:val="0"/>
        </w:numPr>
        <w:rPr>
          <w:rFonts w:hint="eastAsia" w:ascii="黑体" w:hAnsi="黑体" w:eastAsia="黑体" w:cs="黑体"/>
          <w:color w:val="auto"/>
        </w:rPr>
      </w:pPr>
      <w:bookmarkStart w:id="4" w:name="_Toc14292"/>
      <w:r>
        <w:rPr>
          <w:rFonts w:hint="eastAsia" w:ascii="黑体" w:hAnsi="黑体" w:eastAsia="黑体" w:cs="黑体"/>
          <w:color w:val="auto"/>
        </w:rPr>
        <w:t>1.2 系统管理</w:t>
      </w:r>
      <w:bookmarkEnd w:id="4"/>
    </w:p>
    <w:p w14:paraId="1D51C8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在用户管理页面，教师可以通过导入 .xls 或 .xlsx 文件批量创建和初始化学生数据，这一功能极大地提高了用户创建工作的效率。页面还提供了便捷的下拉框，方便用户对数据进行筛选。如果需要查询特定的用户数据，教师可以使用搜索框进行查找。用户管理、角色管理、用户导入功能的实现效果分别如图5-2、如图5-3、如图5-4所示。</w:t>
      </w:r>
    </w:p>
    <w:p w14:paraId="42B6E405">
      <w:pPr>
        <w:ind w:firstLine="420"/>
        <w:jc w:val="left"/>
        <w:rPr>
          <w:rFonts w:hint="eastAsia"/>
        </w:rPr>
      </w:pPr>
    </w:p>
    <w:p w14:paraId="6F41FFF4">
      <w:pPr>
        <w:jc w:val="center"/>
      </w:pPr>
    </w:p>
    <w:p w14:paraId="2E4BC88E">
      <w:pPr>
        <w:jc w:val="center"/>
      </w:pPr>
      <w:r>
        <w:drawing>
          <wp:inline distT="0" distB="0" distL="114300" distR="114300">
            <wp:extent cx="5934075" cy="2494915"/>
            <wp:effectExtent l="9525" t="9525" r="15240" b="1016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6"/>
                    <a:srcRect t="7893"/>
                    <a:stretch>
                      <a:fillRect/>
                    </a:stretch>
                  </pic:blipFill>
                  <pic:spPr>
                    <a:xfrm>
                      <a:off x="0" y="0"/>
                      <a:ext cx="5934075" cy="24949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C7D0A61">
      <w:pPr>
        <w:ind w:firstLine="420"/>
        <w:jc w:val="center"/>
        <w:rPr>
          <w:rFonts w:hint="eastAsia" w:ascii="宋体" w:hAnsi="宋体"/>
          <w:szCs w:val="21"/>
        </w:rPr>
      </w:pPr>
      <w:r>
        <w:rPr>
          <w:rFonts w:hint="eastAsia" w:ascii="宋体" w:hAnsi="宋体"/>
          <w:szCs w:val="21"/>
        </w:rPr>
        <w:t>图5-2</w:t>
      </w:r>
      <w:r>
        <w:rPr>
          <w:rFonts w:ascii="宋体" w:hAnsi="宋体"/>
          <w:szCs w:val="21"/>
        </w:rPr>
        <w:t xml:space="preserve"> </w:t>
      </w:r>
      <w:r>
        <w:rPr>
          <w:rFonts w:hint="eastAsia" w:ascii="宋体" w:hAnsi="宋体"/>
          <w:szCs w:val="21"/>
        </w:rPr>
        <w:t>用户管理页面</w:t>
      </w:r>
    </w:p>
    <w:p w14:paraId="7A9594D0">
      <w:pPr>
        <w:jc w:val="both"/>
      </w:pPr>
    </w:p>
    <w:p w14:paraId="2BBE9A1C">
      <w:pPr>
        <w:jc w:val="center"/>
      </w:pPr>
      <w:r>
        <w:drawing>
          <wp:inline distT="0" distB="0" distL="114300" distR="114300">
            <wp:extent cx="6010910" cy="1102995"/>
            <wp:effectExtent l="9525" t="9525" r="14605" b="15240"/>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7"/>
                    <a:srcRect t="43285" r="10640"/>
                    <a:stretch>
                      <a:fillRect/>
                    </a:stretch>
                  </pic:blipFill>
                  <pic:spPr>
                    <a:xfrm>
                      <a:off x="0" y="0"/>
                      <a:ext cx="6010910" cy="11029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382F6F2">
      <w:pPr>
        <w:ind w:firstLine="420"/>
        <w:jc w:val="center"/>
        <w:rPr>
          <w:rFonts w:hint="eastAsia"/>
        </w:rPr>
      </w:pPr>
      <w:r>
        <w:rPr>
          <w:rFonts w:hint="eastAsia" w:ascii="宋体" w:hAnsi="宋体"/>
          <w:szCs w:val="21"/>
        </w:rPr>
        <w:t>图5-3</w:t>
      </w:r>
      <w:r>
        <w:rPr>
          <w:rFonts w:ascii="宋体" w:hAnsi="宋体"/>
          <w:szCs w:val="21"/>
        </w:rPr>
        <w:t xml:space="preserve"> </w:t>
      </w:r>
      <w:r>
        <w:rPr>
          <w:rFonts w:hint="eastAsia" w:ascii="宋体" w:hAnsi="宋体"/>
          <w:szCs w:val="21"/>
        </w:rPr>
        <w:t>角色管理页面</w:t>
      </w:r>
    </w:p>
    <w:p w14:paraId="2EF42E2F">
      <w:pPr>
        <w:jc w:val="both"/>
      </w:pPr>
    </w:p>
    <w:p w14:paraId="02F4DD10">
      <w:pPr>
        <w:ind w:firstLine="420"/>
        <w:jc w:val="center"/>
      </w:pPr>
      <w:r>
        <w:drawing>
          <wp:inline distT="0" distB="0" distL="114300" distR="114300">
            <wp:extent cx="3025140" cy="3060700"/>
            <wp:effectExtent l="9525" t="9525" r="13335" b="2349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8"/>
                    <a:srcRect t="2376" r="3503" b="3429"/>
                    <a:stretch>
                      <a:fillRect/>
                    </a:stretch>
                  </pic:blipFill>
                  <pic:spPr>
                    <a:xfrm>
                      <a:off x="0" y="0"/>
                      <a:ext cx="3025140" cy="30607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BF5293B">
      <w:pPr>
        <w:ind w:firstLine="420"/>
        <w:jc w:val="center"/>
        <w:rPr>
          <w:rFonts w:hint="eastAsia"/>
        </w:rPr>
      </w:pPr>
      <w:r>
        <w:rPr>
          <w:rFonts w:hint="eastAsia" w:ascii="宋体" w:hAnsi="宋体"/>
          <w:szCs w:val="21"/>
        </w:rPr>
        <w:t>图5-4</w:t>
      </w:r>
      <w:r>
        <w:rPr>
          <w:rFonts w:ascii="宋体" w:hAnsi="宋体"/>
          <w:szCs w:val="21"/>
        </w:rPr>
        <w:t xml:space="preserve"> </w:t>
      </w:r>
      <w:r>
        <w:rPr>
          <w:rFonts w:hint="eastAsia" w:ascii="宋体" w:hAnsi="宋体"/>
          <w:szCs w:val="21"/>
        </w:rPr>
        <w:t>用户导入页面</w:t>
      </w:r>
    </w:p>
    <w:p w14:paraId="7E05F8FA">
      <w:pPr>
        <w:pStyle w:val="4"/>
        <w:numPr>
          <w:ilvl w:val="2"/>
          <w:numId w:val="0"/>
        </w:numPr>
        <w:ind w:left="-240" w:leftChars="0"/>
        <w:rPr>
          <w:rFonts w:hint="eastAsia" w:ascii="黑体" w:hAnsi="黑体" w:eastAsia="黑体" w:cs="黑体"/>
          <w:color w:val="auto"/>
        </w:rPr>
      </w:pPr>
      <w:bookmarkStart w:id="5" w:name="_Toc30012"/>
      <w:r>
        <w:rPr>
          <w:rFonts w:hint="eastAsia" w:ascii="黑体" w:hAnsi="黑体" w:eastAsia="黑体" w:cs="黑体"/>
          <w:color w:val="auto"/>
        </w:rPr>
        <w:t>1.3 助教申请与审核</w:t>
      </w:r>
      <w:bookmarkEnd w:id="5"/>
    </w:p>
    <w:p w14:paraId="1C59E2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cs="宋体"/>
          <w:sz w:val="24"/>
        </w:rPr>
      </w:pPr>
      <w:r>
        <w:rPr>
          <w:rFonts w:hint="eastAsia"/>
          <w:sz w:val="24"/>
        </w:rPr>
        <w:t>在助教评审界面可以根据申请助教的学生信息，查询到选择自己组别的学生进行评审，根据学生填写的经验和专业技能进行评分，评分大于60则评审通过，系统将自动把该学生角色改为助教，同时如果评选分数低于60则未通过学生可以在前端页面查看自己的评审结果。助教评审功能、组别查询的实现效果分别如图5-5、图5-6所示。</w:t>
      </w:r>
    </w:p>
    <w:p w14:paraId="2137AE5D">
      <w:pPr>
        <w:jc w:val="both"/>
      </w:pPr>
    </w:p>
    <w:p w14:paraId="37D0DBA6">
      <w:pPr>
        <w:jc w:val="center"/>
      </w:pPr>
      <w:r>
        <w:drawing>
          <wp:inline distT="0" distB="0" distL="114300" distR="114300">
            <wp:extent cx="5894705" cy="1094740"/>
            <wp:effectExtent l="9525" t="9525" r="24130" b="23495"/>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9"/>
                    <a:srcRect l="9160" r="2028"/>
                    <a:stretch>
                      <a:fillRect/>
                    </a:stretch>
                  </pic:blipFill>
                  <pic:spPr>
                    <a:xfrm>
                      <a:off x="0" y="0"/>
                      <a:ext cx="5894705" cy="10947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F3BCBD0">
      <w:pPr>
        <w:ind w:firstLine="420"/>
        <w:jc w:val="center"/>
        <w:rPr>
          <w:rFonts w:hint="eastAsia" w:ascii="宋体" w:hAnsi="宋体"/>
          <w:szCs w:val="21"/>
        </w:rPr>
      </w:pPr>
      <w:r>
        <w:rPr>
          <w:rFonts w:hint="eastAsia" w:ascii="宋体" w:hAnsi="宋体"/>
          <w:szCs w:val="21"/>
        </w:rPr>
        <w:t>图5-5</w:t>
      </w:r>
      <w:r>
        <w:rPr>
          <w:rFonts w:ascii="宋体" w:hAnsi="宋体"/>
          <w:szCs w:val="21"/>
        </w:rPr>
        <w:t xml:space="preserve"> </w:t>
      </w:r>
      <w:r>
        <w:rPr>
          <w:rFonts w:hint="eastAsia" w:ascii="宋体" w:hAnsi="宋体"/>
          <w:szCs w:val="21"/>
        </w:rPr>
        <w:t>助教评审页面</w:t>
      </w:r>
    </w:p>
    <w:p w14:paraId="3A2592AB">
      <w:pPr>
        <w:ind w:firstLine="420"/>
        <w:jc w:val="center"/>
      </w:pPr>
    </w:p>
    <w:p w14:paraId="472A9C75">
      <w:pPr>
        <w:ind w:firstLine="420"/>
        <w:jc w:val="center"/>
        <w:rPr>
          <w:rFonts w:hint="eastAsia" w:ascii="宋体" w:hAnsi="宋体"/>
          <w:szCs w:val="21"/>
        </w:rPr>
      </w:pPr>
      <w:r>
        <w:drawing>
          <wp:inline distT="0" distB="0" distL="114300" distR="114300">
            <wp:extent cx="1850390" cy="2324735"/>
            <wp:effectExtent l="9525" t="9525" r="14605" b="1270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0"/>
                    <a:srcRect l="22220"/>
                    <a:stretch>
                      <a:fillRect/>
                    </a:stretch>
                  </pic:blipFill>
                  <pic:spPr>
                    <a:xfrm>
                      <a:off x="0" y="0"/>
                      <a:ext cx="1850390" cy="23247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94774AA">
      <w:pPr>
        <w:ind w:firstLine="420"/>
        <w:jc w:val="center"/>
      </w:pPr>
      <w:r>
        <w:rPr>
          <w:rFonts w:hint="eastAsia" w:ascii="宋体" w:hAnsi="宋体"/>
          <w:szCs w:val="21"/>
        </w:rPr>
        <w:t>图5-6</w:t>
      </w:r>
      <w:r>
        <w:rPr>
          <w:rFonts w:ascii="宋体" w:hAnsi="宋体"/>
          <w:szCs w:val="21"/>
        </w:rPr>
        <w:t xml:space="preserve"> </w:t>
      </w:r>
      <w:r>
        <w:rPr>
          <w:rFonts w:hint="eastAsia" w:ascii="宋体" w:hAnsi="宋体"/>
          <w:szCs w:val="21"/>
        </w:rPr>
        <w:t>组别查询页面</w:t>
      </w:r>
    </w:p>
    <w:p w14:paraId="78AB6905">
      <w:pPr>
        <w:pStyle w:val="4"/>
        <w:numPr>
          <w:ilvl w:val="2"/>
          <w:numId w:val="0"/>
        </w:numPr>
        <w:ind w:left="-240" w:leftChars="0"/>
        <w:rPr>
          <w:rFonts w:hint="eastAsia" w:ascii="黑体" w:hAnsi="黑体" w:eastAsia="黑体" w:cs="黑体"/>
          <w:color w:val="auto"/>
        </w:rPr>
      </w:pPr>
      <w:bookmarkStart w:id="6" w:name="_Toc25980"/>
      <w:r>
        <w:rPr>
          <w:rFonts w:hint="eastAsia" w:ascii="黑体" w:hAnsi="黑体" w:eastAsia="黑体" w:cs="黑体"/>
          <w:color w:val="auto"/>
        </w:rPr>
        <w:t>1.4 教师任务</w:t>
      </w:r>
      <w:bookmarkEnd w:id="6"/>
    </w:p>
    <w:p w14:paraId="02F383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rPr>
      </w:pPr>
      <w:r>
        <w:rPr>
          <w:rFonts w:hint="eastAsia"/>
          <w:sz w:val="24"/>
        </w:rPr>
        <w:t>教师任务模块是系统的核心功能之一，主要包含任务发布、任务信息的增删改查、查看助教汇报的进度以及查询助教反馈等功能。通过这些功能，教师可以高效地管理和监督助教的工作，确保教学任务的顺利进行。教师可以根据教学需求，在系统中发布各类任务，如实验指导、作业批改、课堂答疑等。任务发布、任务信息功能、任务追踪、助教反馈功能的实现效果分别如图5-7、图5-8、如图5-9、图5-10所示。</w:t>
      </w:r>
    </w:p>
    <w:p w14:paraId="6D3AB478">
      <w:pPr>
        <w:jc w:val="center"/>
      </w:pPr>
    </w:p>
    <w:p w14:paraId="70F85451">
      <w:pPr>
        <w:jc w:val="center"/>
      </w:pPr>
      <w:r>
        <w:drawing>
          <wp:inline distT="0" distB="0" distL="114300" distR="114300">
            <wp:extent cx="2971165" cy="3027045"/>
            <wp:effectExtent l="9525" t="9525" r="21590" b="1143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11"/>
                    <a:srcRect r="65248"/>
                    <a:stretch>
                      <a:fillRect/>
                    </a:stretch>
                  </pic:blipFill>
                  <pic:spPr>
                    <a:xfrm>
                      <a:off x="0" y="0"/>
                      <a:ext cx="2971165" cy="302704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BF3DE6E">
      <w:pPr>
        <w:ind w:firstLine="420"/>
        <w:jc w:val="center"/>
      </w:pPr>
      <w:r>
        <w:rPr>
          <w:rFonts w:hint="eastAsia" w:ascii="宋体" w:hAnsi="宋体"/>
          <w:szCs w:val="21"/>
        </w:rPr>
        <w:t>图5-7</w:t>
      </w:r>
      <w:r>
        <w:rPr>
          <w:rFonts w:ascii="宋体" w:hAnsi="宋体"/>
          <w:szCs w:val="21"/>
        </w:rPr>
        <w:t xml:space="preserve"> </w:t>
      </w:r>
      <w:r>
        <w:rPr>
          <w:rFonts w:hint="eastAsia" w:ascii="宋体" w:hAnsi="宋体"/>
          <w:szCs w:val="21"/>
        </w:rPr>
        <w:t>任务发布页面</w:t>
      </w:r>
    </w:p>
    <w:p w14:paraId="7220AA94">
      <w:pPr>
        <w:jc w:val="both"/>
      </w:pPr>
    </w:p>
    <w:p w14:paraId="7DCBBC34">
      <w:pPr>
        <w:jc w:val="center"/>
      </w:pPr>
      <w:r>
        <w:drawing>
          <wp:inline distT="0" distB="0" distL="114300" distR="114300">
            <wp:extent cx="5798185" cy="1885315"/>
            <wp:effectExtent l="9525" t="9525" r="13970" b="1016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12"/>
                    <a:srcRect l="5412" t="15135" b="10782"/>
                    <a:stretch>
                      <a:fillRect/>
                    </a:stretch>
                  </pic:blipFill>
                  <pic:spPr>
                    <a:xfrm>
                      <a:off x="0" y="0"/>
                      <a:ext cx="5798185" cy="18853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735A7C">
      <w:pPr>
        <w:ind w:firstLine="420"/>
        <w:jc w:val="center"/>
        <w:rPr>
          <w:rFonts w:hint="eastAsia" w:ascii="宋体" w:hAnsi="宋体"/>
          <w:szCs w:val="21"/>
        </w:rPr>
      </w:pPr>
      <w:r>
        <w:rPr>
          <w:rFonts w:hint="eastAsia" w:ascii="宋体" w:hAnsi="宋体"/>
          <w:szCs w:val="21"/>
        </w:rPr>
        <w:t>图5-8</w:t>
      </w:r>
      <w:r>
        <w:rPr>
          <w:rFonts w:ascii="宋体" w:hAnsi="宋体"/>
          <w:szCs w:val="21"/>
        </w:rPr>
        <w:t xml:space="preserve"> </w:t>
      </w:r>
      <w:r>
        <w:rPr>
          <w:rFonts w:hint="eastAsia" w:ascii="宋体" w:hAnsi="宋体"/>
          <w:szCs w:val="21"/>
        </w:rPr>
        <w:t>任务信息页面</w:t>
      </w:r>
    </w:p>
    <w:p w14:paraId="7BF6FE57">
      <w:pPr>
        <w:jc w:val="both"/>
      </w:pPr>
    </w:p>
    <w:p w14:paraId="1F591381">
      <w:pPr>
        <w:jc w:val="center"/>
      </w:pPr>
      <w:r>
        <w:drawing>
          <wp:inline distT="0" distB="0" distL="114300" distR="114300">
            <wp:extent cx="2620010" cy="3596640"/>
            <wp:effectExtent l="9525" t="9525" r="22225" b="20955"/>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13"/>
                    <a:srcRect r="57672"/>
                    <a:stretch>
                      <a:fillRect/>
                    </a:stretch>
                  </pic:blipFill>
                  <pic:spPr>
                    <a:xfrm>
                      <a:off x="0" y="0"/>
                      <a:ext cx="2620010" cy="35966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C3DD57B">
      <w:pPr>
        <w:ind w:firstLine="420"/>
        <w:jc w:val="center"/>
        <w:rPr>
          <w:rFonts w:hint="eastAsia" w:ascii="宋体" w:hAnsi="宋体"/>
          <w:szCs w:val="21"/>
        </w:rPr>
      </w:pPr>
      <w:r>
        <w:rPr>
          <w:rFonts w:hint="eastAsia" w:ascii="宋体" w:hAnsi="宋体"/>
          <w:szCs w:val="21"/>
        </w:rPr>
        <w:t>图5-9</w:t>
      </w:r>
      <w:r>
        <w:rPr>
          <w:rFonts w:ascii="宋体" w:hAnsi="宋体"/>
          <w:szCs w:val="21"/>
        </w:rPr>
        <w:t xml:space="preserve"> </w:t>
      </w:r>
      <w:r>
        <w:rPr>
          <w:rFonts w:hint="eastAsia" w:ascii="宋体" w:hAnsi="宋体"/>
          <w:szCs w:val="21"/>
        </w:rPr>
        <w:t>任务追踪页面</w:t>
      </w:r>
    </w:p>
    <w:p w14:paraId="77175E4C">
      <w:pPr>
        <w:jc w:val="both"/>
      </w:pPr>
    </w:p>
    <w:p w14:paraId="640590B1">
      <w:pPr>
        <w:jc w:val="center"/>
      </w:pPr>
      <w:r>
        <w:drawing>
          <wp:inline distT="0" distB="0" distL="114300" distR="114300">
            <wp:extent cx="5817870" cy="1102360"/>
            <wp:effectExtent l="9525" t="9525" r="9525" b="1587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4"/>
                    <a:srcRect l="1155"/>
                    <a:stretch>
                      <a:fillRect/>
                    </a:stretch>
                  </pic:blipFill>
                  <pic:spPr>
                    <a:xfrm>
                      <a:off x="0" y="0"/>
                      <a:ext cx="5817870" cy="11023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928B73F">
      <w:pPr>
        <w:ind w:firstLine="420"/>
        <w:jc w:val="center"/>
      </w:pPr>
      <w:r>
        <w:rPr>
          <w:rFonts w:hint="eastAsia" w:ascii="宋体" w:hAnsi="宋体"/>
          <w:szCs w:val="21"/>
        </w:rPr>
        <w:t>图5-10</w:t>
      </w:r>
      <w:r>
        <w:rPr>
          <w:rFonts w:ascii="宋体" w:hAnsi="宋体"/>
          <w:szCs w:val="21"/>
        </w:rPr>
        <w:t xml:space="preserve"> </w:t>
      </w:r>
      <w:r>
        <w:rPr>
          <w:rFonts w:hint="eastAsia" w:ascii="宋体" w:hAnsi="宋体"/>
          <w:szCs w:val="21"/>
        </w:rPr>
        <w:t>助教反馈页面</w:t>
      </w:r>
    </w:p>
    <w:p w14:paraId="6EE6FC58">
      <w:pPr>
        <w:jc w:val="center"/>
      </w:pPr>
    </w:p>
    <w:p w14:paraId="2EF27A7F">
      <w:pPr>
        <w:spacing w:line="400" w:lineRule="exact"/>
        <w:ind w:firstLine="480" w:firstLineChars="200"/>
        <w:rPr>
          <w:sz w:val="24"/>
        </w:rPr>
      </w:pPr>
    </w:p>
    <w:p w14:paraId="08403E71">
      <w:pPr>
        <w:pStyle w:val="4"/>
        <w:numPr>
          <w:ilvl w:val="2"/>
          <w:numId w:val="0"/>
        </w:numPr>
        <w:ind w:left="-240" w:leftChars="0"/>
        <w:rPr>
          <w:rFonts w:hint="eastAsia" w:ascii="黑体" w:hAnsi="黑体" w:eastAsia="黑体" w:cs="黑体"/>
          <w:color w:val="auto"/>
        </w:rPr>
      </w:pPr>
      <w:bookmarkStart w:id="7" w:name="_Toc21568"/>
      <w:r>
        <w:rPr>
          <w:rFonts w:hint="eastAsia" w:ascii="黑体" w:hAnsi="黑体" w:eastAsia="黑体" w:cs="黑体"/>
          <w:color w:val="auto"/>
        </w:rPr>
        <w:t>1.5 助教评级</w:t>
      </w:r>
      <w:bookmarkEnd w:id="7"/>
    </w:p>
    <w:p w14:paraId="7323D6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助教评级模块是系统对助教工作进行客观评价的重要部分。通过该模块，教师可以根据助教在各项任务中的表现，对其工作进行综合评级。学生可以在助教评级模块中对助教的工作进行评价。教师在查看学生评价和助教任务完成情况的基础上，对助教进行综合评分。教师可以根据需要填写评语，对助教的工作进行详细评价和指导。系统根据教师的评分和评语，自动生成助教评级报告。该模块中引入了</w:t>
      </w:r>
      <w:r>
        <w:rPr>
          <w:sz w:val="24"/>
        </w:rPr>
        <w:t>D</w:t>
      </w:r>
      <w:r>
        <w:rPr>
          <w:rFonts w:hint="eastAsia"/>
          <w:sz w:val="24"/>
        </w:rPr>
        <w:t>eep</w:t>
      </w:r>
      <w:r>
        <w:rPr>
          <w:sz w:val="24"/>
        </w:rPr>
        <w:t>S</w:t>
      </w:r>
      <w:r>
        <w:rPr>
          <w:rFonts w:hint="eastAsia"/>
          <w:sz w:val="24"/>
        </w:rPr>
        <w:t xml:space="preserve">eek </w:t>
      </w:r>
      <w:r>
        <w:rPr>
          <w:sz w:val="24"/>
        </w:rPr>
        <w:t>A</w:t>
      </w:r>
      <w:r>
        <w:rPr>
          <w:rFonts w:hint="eastAsia"/>
          <w:sz w:val="24"/>
        </w:rPr>
        <w:t>pi</w:t>
      </w:r>
      <w:r>
        <w:rPr>
          <w:rFonts w:hint="eastAsia"/>
          <w:sz w:val="24"/>
          <w:lang w:eastAsia="zh-CN"/>
        </w:rPr>
        <w:t>，</w:t>
      </w:r>
      <w:r>
        <w:rPr>
          <w:rFonts w:hint="eastAsia"/>
          <w:sz w:val="24"/>
        </w:rPr>
        <w:t>教师可以把自己的教师评语进行一键润色，使得评价内容更加丰富。学生反馈、评分信息、助教评级功能的实现效果分别如图5-11、图5-12、如图5-13所示。</w:t>
      </w:r>
    </w:p>
    <w:p w14:paraId="384AD7EA">
      <w:pPr>
        <w:jc w:val="both"/>
      </w:pPr>
    </w:p>
    <w:p w14:paraId="04AF2466">
      <w:pPr>
        <w:jc w:val="center"/>
      </w:pPr>
      <w:r>
        <w:drawing>
          <wp:inline distT="0" distB="0" distL="114300" distR="114300">
            <wp:extent cx="5868035" cy="942975"/>
            <wp:effectExtent l="9525" t="9525" r="20320" b="22860"/>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15"/>
                    <a:srcRect l="8870" t="21382" r="14659"/>
                    <a:stretch>
                      <a:fillRect/>
                    </a:stretch>
                  </pic:blipFill>
                  <pic:spPr>
                    <a:xfrm>
                      <a:off x="0" y="0"/>
                      <a:ext cx="5868035" cy="9429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9EACB73">
      <w:pPr>
        <w:ind w:firstLine="420"/>
        <w:jc w:val="center"/>
      </w:pPr>
      <w:r>
        <w:rPr>
          <w:rFonts w:hint="eastAsia" w:ascii="宋体" w:hAnsi="宋体"/>
          <w:szCs w:val="21"/>
        </w:rPr>
        <w:t>图5-11</w:t>
      </w:r>
      <w:r>
        <w:rPr>
          <w:rFonts w:ascii="宋体" w:hAnsi="宋体"/>
          <w:szCs w:val="21"/>
        </w:rPr>
        <w:t xml:space="preserve"> </w:t>
      </w:r>
      <w:r>
        <w:rPr>
          <w:rFonts w:hint="eastAsia" w:ascii="宋体" w:hAnsi="宋体"/>
          <w:szCs w:val="21"/>
        </w:rPr>
        <w:t>学生反馈页面</w:t>
      </w:r>
    </w:p>
    <w:p w14:paraId="3F4E7D3D">
      <w:pPr>
        <w:jc w:val="both"/>
      </w:pPr>
    </w:p>
    <w:p w14:paraId="3BCB8FBF">
      <w:pPr>
        <w:jc w:val="center"/>
      </w:pPr>
      <w:r>
        <w:drawing>
          <wp:inline distT="0" distB="0" distL="114300" distR="114300">
            <wp:extent cx="5869305" cy="1918335"/>
            <wp:effectExtent l="9525" t="9525" r="19050" b="22860"/>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6"/>
                    <a:srcRect l="8376" t="27159"/>
                    <a:stretch>
                      <a:fillRect/>
                    </a:stretch>
                  </pic:blipFill>
                  <pic:spPr>
                    <a:xfrm>
                      <a:off x="0" y="0"/>
                      <a:ext cx="5869305" cy="19183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51C883B">
      <w:pPr>
        <w:ind w:firstLine="420"/>
        <w:jc w:val="center"/>
        <w:rPr>
          <w:rFonts w:hint="eastAsia" w:ascii="宋体" w:hAnsi="宋体" w:eastAsia="宋体" w:cs="Times New Roman"/>
          <w:szCs w:val="21"/>
        </w:rPr>
      </w:pPr>
      <w:r>
        <w:rPr>
          <w:rFonts w:hint="eastAsia" w:ascii="宋体" w:hAnsi="宋体" w:eastAsia="宋体" w:cs="Times New Roman"/>
          <w:szCs w:val="21"/>
        </w:rPr>
        <w:t>图5-12 评分信息页面</w:t>
      </w:r>
    </w:p>
    <w:p w14:paraId="5AA71B21">
      <w:pPr>
        <w:ind w:firstLine="420"/>
        <w:jc w:val="center"/>
        <w:rPr>
          <w:rFonts w:hint="eastAsia" w:ascii="宋体" w:hAnsi="宋体"/>
          <w:szCs w:val="21"/>
        </w:rPr>
      </w:pPr>
    </w:p>
    <w:p w14:paraId="32E9F8EF">
      <w:pPr>
        <w:jc w:val="center"/>
      </w:pPr>
      <w:r>
        <w:drawing>
          <wp:inline distT="0" distB="0" distL="114300" distR="114300">
            <wp:extent cx="5889625" cy="1127125"/>
            <wp:effectExtent l="9525" t="9525" r="13970" b="2159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7"/>
                    <a:stretch>
                      <a:fillRect/>
                    </a:stretch>
                  </pic:blipFill>
                  <pic:spPr>
                    <a:xfrm>
                      <a:off x="0" y="0"/>
                      <a:ext cx="5889625" cy="112712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92DEC3F">
      <w:pPr>
        <w:ind w:firstLine="420"/>
        <w:jc w:val="center"/>
        <w:rPr>
          <w:rFonts w:hint="eastAsia" w:ascii="宋体" w:hAnsi="宋体"/>
          <w:szCs w:val="21"/>
        </w:rPr>
      </w:pPr>
      <w:r>
        <w:rPr>
          <w:rFonts w:hint="eastAsia" w:ascii="宋体" w:hAnsi="宋体"/>
          <w:szCs w:val="21"/>
        </w:rPr>
        <w:t>图5-13</w:t>
      </w:r>
      <w:r>
        <w:rPr>
          <w:rFonts w:ascii="宋体" w:hAnsi="宋体"/>
          <w:szCs w:val="21"/>
        </w:rPr>
        <w:t xml:space="preserve"> </w:t>
      </w:r>
      <w:r>
        <w:rPr>
          <w:rFonts w:hint="eastAsia" w:ascii="宋体" w:hAnsi="宋体"/>
          <w:szCs w:val="21"/>
        </w:rPr>
        <w:t>助教评级页面</w:t>
      </w:r>
    </w:p>
    <w:p w14:paraId="23E7E8F8">
      <w:pPr>
        <w:rPr>
          <w:rFonts w:hint="eastAsia"/>
        </w:rPr>
      </w:pPr>
    </w:p>
    <w:p w14:paraId="62EF6E67">
      <w:pPr>
        <w:pStyle w:val="4"/>
        <w:numPr>
          <w:ilvl w:val="2"/>
          <w:numId w:val="0"/>
        </w:numPr>
        <w:rPr>
          <w:rFonts w:hint="eastAsia" w:ascii="黑体" w:hAnsi="黑体" w:eastAsia="黑体" w:cs="黑体"/>
          <w:color w:val="auto"/>
        </w:rPr>
      </w:pPr>
      <w:bookmarkStart w:id="8" w:name="_Toc24219"/>
      <w:r>
        <w:rPr>
          <w:rFonts w:hint="eastAsia" w:ascii="黑体" w:hAnsi="黑体" w:eastAsia="黑体" w:cs="黑体"/>
          <w:color w:val="auto"/>
        </w:rPr>
        <w:t>1.6 知识库管理</w:t>
      </w:r>
      <w:bookmarkEnd w:id="8"/>
    </w:p>
    <w:p w14:paraId="774E8F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rPr>
      </w:pPr>
      <w:r>
        <w:rPr>
          <w:rFonts w:hint="eastAsia"/>
          <w:sz w:val="24"/>
        </w:rPr>
        <w:t>知识库管理模块为教师和助教提供了一个共享教学资源和经验的平台，有助于提升助教的教学能力和工作效率。教师可以在知识库管理页面上传各类教学资料。助教可以在知识库中查询和下载所需的资料，用于备课、答疑、作业批改等教学辅助工作。通过查询功能，教师可以快速找到特定资料。资料上传、资料下载功能的实现效果分别如图5-14、如图5-15</w:t>
      </w:r>
      <w:r>
        <w:rPr>
          <w:rStyle w:val="16"/>
          <w:rFonts w:hint="eastAsia"/>
        </w:rPr>
        <w:t>所示</w:t>
      </w:r>
      <w:r>
        <w:rPr>
          <w:rFonts w:hint="eastAsia"/>
          <w:sz w:val="24"/>
        </w:rPr>
        <w:t>。</w:t>
      </w:r>
    </w:p>
    <w:p w14:paraId="5E8BF059">
      <w:pPr>
        <w:jc w:val="both"/>
      </w:pPr>
    </w:p>
    <w:p w14:paraId="33CF51F3">
      <w:pPr>
        <w:jc w:val="center"/>
      </w:pPr>
      <w:r>
        <w:drawing>
          <wp:inline distT="0" distB="0" distL="114300" distR="114300">
            <wp:extent cx="2774950" cy="2723515"/>
            <wp:effectExtent l="9525" t="9525" r="19685" b="1016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18"/>
                    <a:stretch>
                      <a:fillRect/>
                    </a:stretch>
                  </pic:blipFill>
                  <pic:spPr>
                    <a:xfrm>
                      <a:off x="0" y="0"/>
                      <a:ext cx="2774950" cy="27235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BB9BD8B">
      <w:pPr>
        <w:ind w:firstLine="420"/>
        <w:jc w:val="center"/>
        <w:rPr>
          <w:rFonts w:hint="eastAsia" w:ascii="宋体" w:hAnsi="宋体"/>
          <w:szCs w:val="21"/>
        </w:rPr>
      </w:pPr>
      <w:r>
        <w:rPr>
          <w:rFonts w:hint="eastAsia" w:ascii="宋体" w:hAnsi="宋体"/>
          <w:szCs w:val="21"/>
        </w:rPr>
        <w:t>图5-14 资料上传页面</w:t>
      </w:r>
    </w:p>
    <w:p w14:paraId="79A0E275">
      <w:pPr>
        <w:ind w:firstLine="420"/>
        <w:jc w:val="center"/>
        <w:rPr>
          <w:rFonts w:hint="eastAsia" w:ascii="宋体" w:hAnsi="宋体"/>
          <w:szCs w:val="21"/>
        </w:rPr>
      </w:pPr>
    </w:p>
    <w:p w14:paraId="6161B2BA">
      <w:pPr>
        <w:jc w:val="center"/>
      </w:pPr>
      <w:r>
        <w:drawing>
          <wp:inline distT="0" distB="0" distL="114300" distR="114300">
            <wp:extent cx="5898515" cy="911225"/>
            <wp:effectExtent l="9525" t="9525" r="20320" b="24130"/>
            <wp:docPr id="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pic:cNvPicPr>
                      <a:picLocks noChangeAspect="1"/>
                    </pic:cNvPicPr>
                  </pic:nvPicPr>
                  <pic:blipFill>
                    <a:blip r:embed="rId19"/>
                    <a:srcRect l="6470" t="17570" r="2492" b="16415"/>
                    <a:stretch>
                      <a:fillRect/>
                    </a:stretch>
                  </pic:blipFill>
                  <pic:spPr>
                    <a:xfrm>
                      <a:off x="0" y="0"/>
                      <a:ext cx="5898515" cy="91122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1F6D4C2">
      <w:pPr>
        <w:ind w:firstLine="420"/>
        <w:jc w:val="center"/>
        <w:rPr>
          <w:rFonts w:hint="eastAsia" w:ascii="宋体" w:hAnsi="宋体"/>
          <w:szCs w:val="21"/>
        </w:rPr>
      </w:pPr>
      <w:r>
        <w:rPr>
          <w:rFonts w:hint="eastAsia" w:ascii="宋体" w:hAnsi="宋体"/>
          <w:szCs w:val="21"/>
        </w:rPr>
        <w:t>图5-15 资料下载页面</w:t>
      </w:r>
    </w:p>
    <w:p w14:paraId="1F938122">
      <w:pPr>
        <w:ind w:firstLine="420"/>
        <w:jc w:val="center"/>
        <w:rPr>
          <w:rFonts w:hint="eastAsia" w:ascii="宋体" w:hAnsi="宋体"/>
          <w:szCs w:val="21"/>
        </w:rPr>
      </w:pPr>
    </w:p>
    <w:p w14:paraId="7F147824">
      <w:pPr>
        <w:pStyle w:val="4"/>
        <w:numPr>
          <w:ilvl w:val="2"/>
          <w:numId w:val="0"/>
        </w:numPr>
        <w:rPr>
          <w:rFonts w:hint="eastAsia" w:ascii="黑体" w:hAnsi="黑体" w:eastAsia="黑体" w:cs="黑体"/>
          <w:color w:val="auto"/>
        </w:rPr>
      </w:pPr>
      <w:bookmarkStart w:id="9" w:name="_Toc15369"/>
      <w:r>
        <w:rPr>
          <w:rFonts w:hint="eastAsia" w:ascii="黑体" w:hAnsi="黑体" w:eastAsia="黑体" w:cs="黑体"/>
          <w:color w:val="auto"/>
        </w:rPr>
        <w:t>1.</w:t>
      </w:r>
      <w:r>
        <w:rPr>
          <w:rFonts w:hint="eastAsia" w:ascii="黑体" w:hAnsi="黑体" w:eastAsia="黑体" w:cs="黑体"/>
          <w:color w:val="auto"/>
          <w:lang w:val="en-US" w:eastAsia="zh-CN"/>
        </w:rPr>
        <w:t>7</w:t>
      </w:r>
      <w:r>
        <w:rPr>
          <w:rFonts w:hint="eastAsia" w:ascii="黑体" w:hAnsi="黑体" w:eastAsia="黑体" w:cs="黑体"/>
          <w:color w:val="auto"/>
        </w:rPr>
        <w:t xml:space="preserve"> 助教培训</w:t>
      </w:r>
      <w:bookmarkEnd w:id="9"/>
    </w:p>
    <w:p w14:paraId="7565AB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助教培训模块是系统为助教提供专业培训支持的重要部分，有助于提升助教的教学能力和专业素养。教师可以在助教培训页面发布培训课程信息，包括培训主题、培训时间、培训地点、培训内容等。培训课程可以涵盖教学方法、课程设计、课堂管理、实验指导等多个方面，帮助助教全面提升教学能力。助教可以在助教培训页面查询即将进行的培训课程信息，了解培训内容和时间安排。助教可以根据自己的时间和需求，选择参加相应的培训课程。助教在参加培训后，需要在培训记录页面填写培训完成情况</w:t>
      </w:r>
      <w:r>
        <w:rPr>
          <w:rFonts w:hint="eastAsia"/>
          <w:sz w:val="24"/>
          <w:lang w:eastAsia="zh-CN"/>
        </w:rPr>
        <w:t>。</w:t>
      </w:r>
      <w:r>
        <w:rPr>
          <w:rFonts w:hint="eastAsia"/>
          <w:sz w:val="24"/>
        </w:rPr>
        <w:t>教师可以查看助教的培训记录，了解助教的培训参与情况和学习效果。课程发布、课程培训、培训记录功能的实现效果分别如图5-16、如图5-17、如图5-18。</w:t>
      </w:r>
    </w:p>
    <w:p w14:paraId="2D187555">
      <w:pPr>
        <w:ind w:firstLine="420"/>
        <w:rPr>
          <w:rFonts w:hint="eastAsia" w:ascii="宋体" w:hAnsi="宋体" w:cs="宋体"/>
          <w:sz w:val="24"/>
        </w:rPr>
      </w:pPr>
    </w:p>
    <w:p w14:paraId="73FD4584">
      <w:pPr>
        <w:jc w:val="center"/>
      </w:pPr>
      <w:r>
        <w:drawing>
          <wp:inline distT="0" distB="0" distL="114300" distR="114300">
            <wp:extent cx="3810000" cy="2835910"/>
            <wp:effectExtent l="9525" t="9525" r="20955" b="1968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0"/>
                    <a:stretch>
                      <a:fillRect/>
                    </a:stretch>
                  </pic:blipFill>
                  <pic:spPr>
                    <a:xfrm>
                      <a:off x="0" y="0"/>
                      <a:ext cx="3810000" cy="28359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E47215A">
      <w:pPr>
        <w:ind w:firstLine="420"/>
        <w:jc w:val="center"/>
      </w:pPr>
      <w:r>
        <w:rPr>
          <w:rFonts w:hint="eastAsia" w:ascii="宋体" w:hAnsi="宋体"/>
          <w:szCs w:val="21"/>
        </w:rPr>
        <w:t>图5-16 课程发布页面</w:t>
      </w:r>
    </w:p>
    <w:p w14:paraId="1A1655EB">
      <w:pPr>
        <w:jc w:val="center"/>
      </w:pPr>
    </w:p>
    <w:p w14:paraId="3CBB1BCA">
      <w:pPr>
        <w:jc w:val="center"/>
      </w:pPr>
      <w:r>
        <w:drawing>
          <wp:inline distT="0" distB="0" distL="114300" distR="114300">
            <wp:extent cx="5933440" cy="891540"/>
            <wp:effectExtent l="9525" t="9525" r="15875" b="13335"/>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pic:cNvPicPr>
                      <a:picLocks noChangeAspect="1"/>
                    </pic:cNvPicPr>
                  </pic:nvPicPr>
                  <pic:blipFill>
                    <a:blip r:embed="rId21"/>
                    <a:srcRect t="58827"/>
                    <a:stretch>
                      <a:fillRect/>
                    </a:stretch>
                  </pic:blipFill>
                  <pic:spPr>
                    <a:xfrm>
                      <a:off x="0" y="0"/>
                      <a:ext cx="5933440" cy="89154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C6FEA69">
      <w:pPr>
        <w:ind w:firstLine="420"/>
        <w:jc w:val="center"/>
      </w:pPr>
      <w:r>
        <w:rPr>
          <w:rFonts w:hint="eastAsia" w:ascii="宋体" w:hAnsi="宋体"/>
          <w:szCs w:val="21"/>
        </w:rPr>
        <w:t>图5-17 课程培训页面</w:t>
      </w:r>
    </w:p>
    <w:p w14:paraId="79E86483"/>
    <w:p w14:paraId="6A34754E">
      <w:pPr>
        <w:jc w:val="center"/>
        <w:rPr>
          <w:rFonts w:hint="eastAsia"/>
        </w:rPr>
      </w:pPr>
      <w:r>
        <w:drawing>
          <wp:inline distT="0" distB="0" distL="114300" distR="114300">
            <wp:extent cx="5935980" cy="1221105"/>
            <wp:effectExtent l="9525" t="9525" r="13335" b="19050"/>
            <wp:docPr id="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pic:cNvPicPr>
                      <a:picLocks noChangeAspect="1"/>
                    </pic:cNvPicPr>
                  </pic:nvPicPr>
                  <pic:blipFill>
                    <a:blip r:embed="rId22"/>
                    <a:stretch>
                      <a:fillRect/>
                    </a:stretch>
                  </pic:blipFill>
                  <pic:spPr>
                    <a:xfrm>
                      <a:off x="0" y="0"/>
                      <a:ext cx="5935980" cy="122110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EA63B16">
      <w:pPr>
        <w:ind w:firstLine="420"/>
        <w:jc w:val="center"/>
        <w:rPr>
          <w:rFonts w:hint="eastAsia" w:ascii="宋体" w:hAnsi="宋体"/>
          <w:szCs w:val="21"/>
        </w:rPr>
      </w:pPr>
      <w:r>
        <w:rPr>
          <w:rFonts w:hint="eastAsia" w:ascii="宋体" w:hAnsi="宋体"/>
          <w:szCs w:val="21"/>
        </w:rPr>
        <w:t>图5-18 培训记录页面</w:t>
      </w:r>
    </w:p>
    <w:p w14:paraId="216B4C78">
      <w:pPr>
        <w:ind w:firstLine="420"/>
        <w:jc w:val="center"/>
        <w:rPr>
          <w:rFonts w:hint="eastAsia" w:ascii="宋体" w:hAnsi="宋体"/>
          <w:szCs w:val="21"/>
        </w:rPr>
      </w:pPr>
    </w:p>
    <w:p w14:paraId="30432A5D">
      <w:pPr>
        <w:pStyle w:val="4"/>
        <w:numPr>
          <w:ilvl w:val="2"/>
          <w:numId w:val="0"/>
        </w:numPr>
        <w:rPr>
          <w:rFonts w:hint="eastAsia" w:ascii="黑体" w:hAnsi="黑体" w:eastAsia="黑体" w:cs="黑体"/>
          <w:color w:val="auto"/>
        </w:rPr>
      </w:pPr>
      <w:bookmarkStart w:id="10" w:name="_Toc27888"/>
      <w:r>
        <w:rPr>
          <w:rFonts w:hint="eastAsia" w:ascii="黑体" w:hAnsi="黑体" w:eastAsia="黑体" w:cs="黑体"/>
          <w:color w:val="auto"/>
        </w:rPr>
        <w:t>1.</w:t>
      </w:r>
      <w:r>
        <w:rPr>
          <w:rFonts w:hint="eastAsia" w:ascii="黑体" w:hAnsi="黑体" w:eastAsia="黑体" w:cs="黑体"/>
          <w:color w:val="auto"/>
          <w:lang w:val="en-US" w:eastAsia="zh-CN"/>
        </w:rPr>
        <w:t>8</w:t>
      </w:r>
      <w:r>
        <w:rPr>
          <w:rFonts w:hint="eastAsia" w:ascii="黑体" w:hAnsi="黑体" w:eastAsia="黑体" w:cs="黑体"/>
          <w:color w:val="auto"/>
        </w:rPr>
        <w:t xml:space="preserve"> 助教考核</w:t>
      </w:r>
      <w:bookmarkEnd w:id="10"/>
    </w:p>
    <w:p w14:paraId="638BCC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助教考核模块是系统中用于全面评估学生竞选助教表现和专业能力的核心功能之一。通过科学合理的考核机制，系统能够为学生提供明确的反馈，帮助教师客观评价学生的助教潜质，同时也为助教的也可以通过考试系统来巩固之前的知识，提高教学的质量。同时助教考核模块是系统中用于全面评估学生表现和专业能力的核心功能之一。通过科学合理的考核机制，系统能够为助教提供明确的工作反馈，帮助教师客观评价学生的成为助教质量，同时也为学生的进一步发展提供指导和激励。题库设置、创建考试、开始考试、成绩查询功能的实现效果分别如图5-19、如图5-20、如图5-21、如图5-22所示。</w:t>
      </w:r>
    </w:p>
    <w:p w14:paraId="0F27DFDF">
      <w:pPr>
        <w:spacing w:line="400" w:lineRule="exact"/>
        <w:ind w:firstLine="480"/>
        <w:rPr>
          <w:rFonts w:hint="eastAsia"/>
          <w:sz w:val="24"/>
        </w:rPr>
      </w:pPr>
    </w:p>
    <w:p w14:paraId="0BABF250">
      <w:pPr>
        <w:jc w:val="center"/>
      </w:pPr>
      <w:r>
        <w:drawing>
          <wp:inline distT="0" distB="0" distL="114300" distR="114300">
            <wp:extent cx="5874385" cy="2082165"/>
            <wp:effectExtent l="9525" t="9525" r="13970" b="1143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pic:cNvPicPr>
                  </pic:nvPicPr>
                  <pic:blipFill>
                    <a:blip r:embed="rId23"/>
                    <a:srcRect t="3635" r="932" b="2463"/>
                    <a:stretch>
                      <a:fillRect/>
                    </a:stretch>
                  </pic:blipFill>
                  <pic:spPr>
                    <a:xfrm>
                      <a:off x="0" y="0"/>
                      <a:ext cx="5874385" cy="208216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3C48F32">
      <w:pPr>
        <w:ind w:firstLine="420"/>
        <w:jc w:val="center"/>
        <w:rPr>
          <w:rFonts w:hint="eastAsia" w:ascii="宋体" w:hAnsi="宋体" w:eastAsia="宋体" w:cs="Times New Roman"/>
          <w:szCs w:val="21"/>
        </w:rPr>
      </w:pPr>
      <w:r>
        <w:rPr>
          <w:rFonts w:hint="eastAsia" w:ascii="宋体" w:hAnsi="宋体" w:eastAsia="宋体" w:cs="Times New Roman"/>
          <w:szCs w:val="21"/>
        </w:rPr>
        <w:t>图5-19 题库设置页面</w:t>
      </w:r>
    </w:p>
    <w:p w14:paraId="57AE2E53">
      <w:pPr>
        <w:ind w:firstLine="420"/>
        <w:jc w:val="both"/>
        <w:rPr>
          <w:rFonts w:hint="eastAsia" w:ascii="宋体" w:hAnsi="宋体"/>
          <w:szCs w:val="21"/>
        </w:rPr>
      </w:pPr>
    </w:p>
    <w:p w14:paraId="733FD762">
      <w:pPr>
        <w:jc w:val="center"/>
      </w:pPr>
      <w:r>
        <w:drawing>
          <wp:inline distT="0" distB="0" distL="114300" distR="114300">
            <wp:extent cx="5862320" cy="2106930"/>
            <wp:effectExtent l="9525" t="9525" r="10795" b="17145"/>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24"/>
                    <a:srcRect b="12506"/>
                    <a:stretch>
                      <a:fillRect/>
                    </a:stretch>
                  </pic:blipFill>
                  <pic:spPr>
                    <a:xfrm>
                      <a:off x="0" y="0"/>
                      <a:ext cx="5862320" cy="210693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E20272C">
      <w:pPr>
        <w:ind w:firstLine="420"/>
        <w:jc w:val="center"/>
        <w:rPr>
          <w:rFonts w:hint="eastAsia" w:ascii="宋体" w:hAnsi="宋体" w:eastAsia="宋体" w:cs="Times New Roman"/>
          <w:szCs w:val="21"/>
        </w:rPr>
      </w:pPr>
      <w:r>
        <w:rPr>
          <w:rFonts w:hint="eastAsia" w:ascii="宋体" w:hAnsi="宋体" w:eastAsia="宋体" w:cs="Times New Roman"/>
          <w:szCs w:val="21"/>
        </w:rPr>
        <w:t>图5-20 创建考试页面</w:t>
      </w:r>
    </w:p>
    <w:p w14:paraId="2E3FC710">
      <w:pPr>
        <w:ind w:firstLine="420"/>
        <w:jc w:val="center"/>
        <w:rPr>
          <w:rFonts w:hint="eastAsia" w:ascii="宋体" w:hAnsi="宋体"/>
          <w:szCs w:val="21"/>
        </w:rPr>
      </w:pPr>
    </w:p>
    <w:p w14:paraId="15DCF88F">
      <w:pPr>
        <w:jc w:val="center"/>
      </w:pPr>
      <w:r>
        <w:drawing>
          <wp:inline distT="0" distB="0" distL="114300" distR="114300">
            <wp:extent cx="5838190" cy="2444750"/>
            <wp:effectExtent l="9525" t="9525" r="19685" b="1460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25"/>
                    <a:srcRect l="1285" t="4471" r="813" b="4350"/>
                    <a:stretch>
                      <a:fillRect/>
                    </a:stretch>
                  </pic:blipFill>
                  <pic:spPr>
                    <a:xfrm>
                      <a:off x="0" y="0"/>
                      <a:ext cx="5838190" cy="244475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A0C6757">
      <w:pPr>
        <w:ind w:firstLine="420"/>
        <w:jc w:val="center"/>
        <w:rPr>
          <w:rFonts w:hint="eastAsia" w:ascii="宋体" w:hAnsi="宋体"/>
          <w:szCs w:val="21"/>
        </w:rPr>
      </w:pPr>
      <w:r>
        <w:rPr>
          <w:rFonts w:hint="eastAsia" w:ascii="宋体" w:hAnsi="宋体"/>
          <w:szCs w:val="21"/>
        </w:rPr>
        <w:t>图5-21 开始考试页面</w:t>
      </w:r>
    </w:p>
    <w:p w14:paraId="40C9E7FD"/>
    <w:p w14:paraId="6411E522">
      <w:pPr>
        <w:jc w:val="center"/>
        <w:rPr>
          <w:rFonts w:hint="eastAsia"/>
        </w:rPr>
      </w:pPr>
      <w:r>
        <w:drawing>
          <wp:inline distT="0" distB="0" distL="114300" distR="114300">
            <wp:extent cx="5849620" cy="927735"/>
            <wp:effectExtent l="9525" t="9525" r="23495" b="22860"/>
            <wp:docPr id="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pic:cNvPicPr>
                      <a:picLocks noChangeAspect="1"/>
                    </pic:cNvPicPr>
                  </pic:nvPicPr>
                  <pic:blipFill>
                    <a:blip r:embed="rId26"/>
                    <a:srcRect l="5957" t="36256" b="15019"/>
                    <a:stretch>
                      <a:fillRect/>
                    </a:stretch>
                  </pic:blipFill>
                  <pic:spPr>
                    <a:xfrm>
                      <a:off x="0" y="0"/>
                      <a:ext cx="5849620" cy="9277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B25A55C">
      <w:pPr>
        <w:ind w:firstLine="420"/>
        <w:jc w:val="center"/>
        <w:rPr>
          <w:rFonts w:hint="eastAsia" w:ascii="宋体" w:hAnsi="宋体"/>
          <w:szCs w:val="21"/>
        </w:rPr>
      </w:pPr>
      <w:r>
        <w:rPr>
          <w:rFonts w:hint="eastAsia" w:ascii="宋体" w:hAnsi="宋体"/>
          <w:szCs w:val="21"/>
        </w:rPr>
        <w:t>图5-22 成绩查询页面</w:t>
      </w:r>
    </w:p>
    <w:p w14:paraId="30CFFEC6">
      <w:pPr>
        <w:ind w:firstLine="420"/>
        <w:rPr>
          <w:rFonts w:hint="eastAsia" w:ascii="宋体" w:hAnsi="宋体"/>
          <w:szCs w:val="21"/>
        </w:rPr>
      </w:pPr>
    </w:p>
    <w:p w14:paraId="4D9100A2">
      <w:pPr>
        <w:spacing w:line="400" w:lineRule="exact"/>
        <w:rPr>
          <w:rFonts w:hint="eastAsia"/>
          <w:sz w:val="24"/>
        </w:rPr>
      </w:pPr>
    </w:p>
    <w:p w14:paraId="722A3EEC">
      <w:pPr>
        <w:pStyle w:val="4"/>
        <w:numPr>
          <w:ilvl w:val="2"/>
          <w:numId w:val="0"/>
        </w:numPr>
        <w:ind w:left="-240" w:leftChars="0"/>
        <w:rPr>
          <w:rFonts w:hint="eastAsia" w:ascii="黑体" w:hAnsi="黑体" w:eastAsia="黑体" w:cs="黑体"/>
          <w:color w:val="auto"/>
        </w:rPr>
      </w:pPr>
      <w:bookmarkStart w:id="11" w:name="_Toc666"/>
      <w:r>
        <w:rPr>
          <w:rFonts w:hint="eastAsia" w:ascii="黑体" w:hAnsi="黑体" w:eastAsia="黑体" w:cs="黑体"/>
          <w:color w:val="auto"/>
        </w:rPr>
        <w:t>1.</w:t>
      </w:r>
      <w:r>
        <w:rPr>
          <w:rFonts w:hint="eastAsia" w:ascii="黑体" w:hAnsi="黑体" w:eastAsia="黑体" w:cs="黑体"/>
          <w:color w:val="auto"/>
          <w:lang w:val="en-US" w:eastAsia="zh-CN"/>
        </w:rPr>
        <w:t>9</w:t>
      </w:r>
      <w:r>
        <w:rPr>
          <w:rFonts w:hint="eastAsia" w:ascii="黑体" w:hAnsi="黑体" w:eastAsia="黑体" w:cs="黑体"/>
          <w:color w:val="auto"/>
        </w:rPr>
        <w:t xml:space="preserve"> 工作日志与总结</w:t>
      </w:r>
      <w:bookmarkEnd w:id="11"/>
    </w:p>
    <w:p w14:paraId="79E6D0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工作日志与总结模块是助教记录工作过程、积累经验、反思改进的重要工具，也是教师了解助教工作情况的重要途径。助教可以在工作日志页面记录工作中遇到的问题、解决方法、教学心得等。通过填写工作日志，助教可以及时总结经验教训，避免重复犯错，同时也有助于提升自己的教学能力和专业素养。助教可以根据不同时间周期（如每周、每月、每学期）对工作进行总结，分析工作中的优点和不足，并提出改进措施和建议。总结报告可以提交给教师，供教师参考和指导。教师可以查看助教的工作日志和总结报告，了解助教的工作情况和成长过程。教师可以根据助教的工作日志和总结内容，给予相应的反馈和建议，帮助助教更好地改进工作。工作日志、工作总结、改进建议功能的实现效果分别如图5-23、如图5-24、如图5-25所示。</w:t>
      </w:r>
    </w:p>
    <w:p w14:paraId="41931F18"/>
    <w:p w14:paraId="27918232">
      <w:pPr>
        <w:jc w:val="center"/>
      </w:pPr>
      <w:r>
        <w:drawing>
          <wp:inline distT="0" distB="0" distL="114300" distR="114300">
            <wp:extent cx="5903595" cy="692785"/>
            <wp:effectExtent l="9525" t="9525" r="15240" b="1397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27"/>
                    <a:srcRect l="7239" t="41766" r="12392" b="26630"/>
                    <a:stretch>
                      <a:fillRect/>
                    </a:stretch>
                  </pic:blipFill>
                  <pic:spPr>
                    <a:xfrm>
                      <a:off x="0" y="0"/>
                      <a:ext cx="5903595" cy="6927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076C481">
      <w:pPr>
        <w:ind w:firstLine="420"/>
        <w:jc w:val="center"/>
      </w:pPr>
      <w:r>
        <w:rPr>
          <w:rFonts w:hint="eastAsia" w:ascii="宋体" w:hAnsi="宋体"/>
          <w:szCs w:val="21"/>
        </w:rPr>
        <w:t>图5-23 工作日志页面</w:t>
      </w:r>
    </w:p>
    <w:p w14:paraId="10B1B8A9">
      <w:pPr>
        <w:jc w:val="both"/>
      </w:pPr>
    </w:p>
    <w:p w14:paraId="57B3AC81">
      <w:pPr>
        <w:jc w:val="center"/>
      </w:pPr>
      <w:r>
        <w:drawing>
          <wp:inline distT="0" distB="0" distL="114300" distR="114300">
            <wp:extent cx="5927725" cy="483870"/>
            <wp:effectExtent l="9525" t="9525" r="21590" b="9525"/>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28"/>
                    <a:srcRect l="7376" t="45815" r="17894" b="32753"/>
                    <a:stretch>
                      <a:fillRect/>
                    </a:stretch>
                  </pic:blipFill>
                  <pic:spPr>
                    <a:xfrm>
                      <a:off x="0" y="0"/>
                      <a:ext cx="5927725" cy="4838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E9C0F46">
      <w:pPr>
        <w:ind w:firstLine="420"/>
        <w:jc w:val="center"/>
        <w:rPr>
          <w:rFonts w:hint="eastAsia" w:ascii="宋体" w:hAnsi="宋体"/>
          <w:szCs w:val="21"/>
        </w:rPr>
      </w:pPr>
      <w:r>
        <w:rPr>
          <w:rFonts w:hint="eastAsia" w:ascii="宋体" w:hAnsi="宋体"/>
          <w:szCs w:val="21"/>
        </w:rPr>
        <w:t>图5-2</w:t>
      </w:r>
      <w:r>
        <w:rPr>
          <w:rFonts w:hint="eastAsia" w:ascii="宋体" w:hAnsi="宋体"/>
          <w:szCs w:val="21"/>
          <w:lang w:val="en-US" w:eastAsia="zh-CN"/>
        </w:rPr>
        <w:t xml:space="preserve">4 </w:t>
      </w:r>
      <w:r>
        <w:rPr>
          <w:rFonts w:hint="eastAsia" w:ascii="宋体" w:hAnsi="宋体"/>
          <w:szCs w:val="21"/>
        </w:rPr>
        <w:t>工作总结页面</w:t>
      </w:r>
    </w:p>
    <w:p w14:paraId="5431ED25">
      <w:pPr>
        <w:ind w:firstLine="420"/>
        <w:jc w:val="center"/>
        <w:rPr>
          <w:rFonts w:hint="eastAsia" w:ascii="宋体" w:hAnsi="宋体"/>
          <w:szCs w:val="21"/>
        </w:rPr>
      </w:pPr>
    </w:p>
    <w:p w14:paraId="2F0481A3">
      <w:pPr>
        <w:rPr>
          <w:rFonts w:hint="eastAsia"/>
        </w:rPr>
      </w:pPr>
      <w:r>
        <w:drawing>
          <wp:inline distT="0" distB="0" distL="114300" distR="114300">
            <wp:extent cx="5915025" cy="528320"/>
            <wp:effectExtent l="9525" t="9525" r="19050" b="1079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29"/>
                    <a:srcRect l="7375" t="42938" r="2408" b="21774"/>
                    <a:stretch>
                      <a:fillRect/>
                    </a:stretch>
                  </pic:blipFill>
                  <pic:spPr>
                    <a:xfrm>
                      <a:off x="0" y="0"/>
                      <a:ext cx="5915025" cy="5283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0320EE6">
      <w:pPr>
        <w:ind w:firstLine="420"/>
        <w:jc w:val="center"/>
        <w:rPr>
          <w:rFonts w:hint="eastAsia" w:ascii="宋体" w:hAnsi="宋体" w:eastAsia="宋体" w:cs="Times New Roman"/>
          <w:szCs w:val="21"/>
        </w:rPr>
      </w:pPr>
      <w:r>
        <w:rPr>
          <w:rFonts w:hint="eastAsia" w:ascii="宋体" w:hAnsi="宋体" w:eastAsia="宋体" w:cs="Times New Roman"/>
          <w:szCs w:val="21"/>
        </w:rPr>
        <w:t>图5-2</w:t>
      </w:r>
      <w:r>
        <w:rPr>
          <w:rFonts w:hint="eastAsia" w:ascii="宋体" w:hAnsi="宋体" w:eastAsia="宋体" w:cs="Times New Roman"/>
          <w:szCs w:val="21"/>
          <w:lang w:val="en-US" w:eastAsia="zh-CN"/>
        </w:rPr>
        <w:t xml:space="preserve">5 </w:t>
      </w:r>
      <w:r>
        <w:rPr>
          <w:rFonts w:hint="eastAsia" w:ascii="宋体" w:hAnsi="宋体" w:eastAsia="宋体" w:cs="Times New Roman"/>
          <w:szCs w:val="21"/>
        </w:rPr>
        <w:t>改进建议页面</w:t>
      </w:r>
    </w:p>
    <w:p w14:paraId="05AB4512">
      <w:pPr>
        <w:pStyle w:val="4"/>
        <w:numPr>
          <w:ilvl w:val="2"/>
          <w:numId w:val="0"/>
        </w:numPr>
        <w:rPr>
          <w:rFonts w:ascii="黑体" w:hAnsi="黑体" w:eastAsia="黑体" w:cs="黑体"/>
          <w:color w:val="auto"/>
        </w:rPr>
      </w:pPr>
      <w:bookmarkStart w:id="12" w:name="_Toc31918"/>
      <w:r>
        <w:rPr>
          <w:rFonts w:hint="eastAsia" w:ascii="黑体" w:hAnsi="黑体" w:eastAsia="黑体" w:cs="黑体"/>
          <w:color w:val="auto"/>
        </w:rPr>
        <w:t>1.</w:t>
      </w:r>
      <w:r>
        <w:rPr>
          <w:rFonts w:hint="eastAsia" w:ascii="黑体" w:hAnsi="黑体" w:eastAsia="黑体" w:cs="黑体"/>
          <w:color w:val="auto"/>
          <w:lang w:val="en-US" w:eastAsia="zh-CN"/>
        </w:rPr>
        <w:t xml:space="preserve">10 </w:t>
      </w:r>
      <w:r>
        <w:rPr>
          <w:rFonts w:hint="eastAsia" w:ascii="黑体" w:hAnsi="黑体" w:eastAsia="黑体" w:cs="黑体"/>
          <w:color w:val="auto"/>
        </w:rPr>
        <w:t>数据可视化</w:t>
      </w:r>
      <w:bookmarkEnd w:id="12"/>
    </w:p>
    <w:p w14:paraId="26468C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sz w:val="24"/>
        </w:rPr>
        <w:t>数据可视化模块通过图表等形式直观展示助教管理与任务考核系统的相关数据，为教师的教学决策提供数据支持。系统可以对助教的任务完成情况进行统计分析，如任务完成率、任务完成质量、任务进度等。通过折线图形式，直观展示助教在不同任务中的表现。教师可以根据这些数据，及时调整任务分配和教学计划，提高教学效率和质量。系统还可以对助教的考核数据进行可视化展示，如考核成绩分布、考核指标完成情况等。通过图表形式，教师可以直观了解助教的整体考核情况，发现助教的优势和不足，从而有针对性地进行指导和培养。大数据可视化模块不仅提供了数据的直观展示，还支持数据分析功能。教师可以根据可视化数据，进行深入分析，挖掘潜在问题和趋势，为教学决策提供有力支持。例如，通过分析助教的任务完成情况和考核数据，教师可以优化助教培训内容，调整教学任务分配，提升助教管理的整体效果。</w:t>
      </w:r>
      <w:r>
        <w:rPr>
          <w:rFonts w:hint="eastAsia"/>
          <w:sz w:val="24"/>
        </w:rPr>
        <w:t>助教任务进度、改进建议功能的实现效果分别如图5-26、如图5-27所示。</w:t>
      </w:r>
    </w:p>
    <w:p w14:paraId="40229B48">
      <w:pPr>
        <w:jc w:val="both"/>
      </w:pPr>
    </w:p>
    <w:p w14:paraId="32A893B4">
      <w:pPr>
        <w:jc w:val="center"/>
      </w:pPr>
      <w:r>
        <w:drawing>
          <wp:inline distT="0" distB="0" distL="114300" distR="114300">
            <wp:extent cx="4876165" cy="2480310"/>
            <wp:effectExtent l="9525" t="9525" r="21590" b="9525"/>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30"/>
                    <a:srcRect l="1674" r="3815" b="3828"/>
                    <a:stretch>
                      <a:fillRect/>
                    </a:stretch>
                  </pic:blipFill>
                  <pic:spPr>
                    <a:xfrm>
                      <a:off x="0" y="0"/>
                      <a:ext cx="4876165" cy="24803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62B5A07">
      <w:pPr>
        <w:ind w:firstLine="420"/>
        <w:jc w:val="center"/>
        <w:rPr>
          <w:ins w:id="0" w:author="腼腆自信的啊力" w:date="2025-04-10T18:36:00Z"/>
          <w:rFonts w:hint="eastAsia" w:ascii="宋体" w:hAnsi="宋体"/>
          <w:szCs w:val="21"/>
        </w:rPr>
      </w:pPr>
      <w:r>
        <w:rPr>
          <w:rFonts w:hint="eastAsia" w:ascii="宋体" w:hAnsi="宋体"/>
          <w:szCs w:val="21"/>
        </w:rPr>
        <w:t>图5-26 助教任务进度页面</w:t>
      </w:r>
    </w:p>
    <w:p w14:paraId="5FF13D74">
      <w:pPr>
        <w:jc w:val="both"/>
        <w:rPr>
          <w:rFonts w:hint="eastAsia" w:eastAsia="宋体"/>
          <w:lang w:val="en-US" w:eastAsia="zh-CN"/>
        </w:rPr>
      </w:pPr>
      <w:r>
        <w:rPr>
          <w:rFonts w:hint="eastAsia"/>
          <w:lang w:val="en-US" w:eastAsia="zh-CN"/>
        </w:rPr>
        <w:t xml:space="preserve"> </w:t>
      </w:r>
    </w:p>
    <w:p w14:paraId="2E8AFE64">
      <w:pPr>
        <w:jc w:val="center"/>
      </w:pPr>
      <w:r>
        <w:drawing>
          <wp:inline distT="0" distB="0" distL="114300" distR="114300">
            <wp:extent cx="4370070" cy="2319020"/>
            <wp:effectExtent l="9525" t="9525" r="9525" b="18415"/>
            <wp:docPr id="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pic:cNvPicPr>
                      <a:picLocks noChangeAspect="1"/>
                    </pic:cNvPicPr>
                  </pic:nvPicPr>
                  <pic:blipFill>
                    <a:blip r:embed="rId31"/>
                    <a:srcRect l="1949" r="14270" b="4095"/>
                    <a:stretch>
                      <a:fillRect/>
                    </a:stretch>
                  </pic:blipFill>
                  <pic:spPr>
                    <a:xfrm>
                      <a:off x="0" y="0"/>
                      <a:ext cx="4370070" cy="23190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D5A52B3">
      <w:pPr>
        <w:ind w:firstLine="420"/>
        <w:jc w:val="center"/>
        <w:rPr>
          <w:rFonts w:hint="eastAsia" w:ascii="宋体" w:hAnsi="宋体"/>
          <w:szCs w:val="21"/>
        </w:rPr>
      </w:pPr>
      <w:r>
        <w:rPr>
          <w:rFonts w:hint="eastAsia" w:ascii="宋体" w:hAnsi="宋体"/>
          <w:szCs w:val="21"/>
        </w:rPr>
        <w:t>图5-27 改进建议页面</w:t>
      </w:r>
    </w:p>
    <w:p w14:paraId="3DC7D1B7">
      <w:pPr>
        <w:pStyle w:val="3"/>
        <w:numPr>
          <w:ilvl w:val="1"/>
          <w:numId w:val="0"/>
        </w:numPr>
        <w:spacing w:before="312" w:beforeLines="100" w:after="312" w:afterLines="100" w:line="480" w:lineRule="exact"/>
        <w:ind w:left="284" w:leftChars="0"/>
        <w:rPr>
          <w:rFonts w:hint="eastAsia" w:ascii="黑体" w:hAnsi="黑体" w:eastAsia="黑体"/>
          <w:bCs/>
          <w:color w:val="000000"/>
          <w:sz w:val="32"/>
          <w:szCs w:val="30"/>
        </w:rPr>
      </w:pPr>
      <w:bookmarkStart w:id="13" w:name="_Toc171"/>
      <w:r>
        <w:rPr>
          <w:rFonts w:hint="eastAsia" w:ascii="黑体" w:hAnsi="黑体" w:eastAsia="黑体"/>
          <w:bCs/>
          <w:color w:val="000000"/>
          <w:sz w:val="32"/>
          <w:szCs w:val="30"/>
          <w:lang w:eastAsia="zh-CN"/>
        </w:rPr>
        <w:t>（</w:t>
      </w:r>
      <w:r>
        <w:rPr>
          <w:rFonts w:hint="eastAsia" w:ascii="黑体" w:hAnsi="黑体" w:eastAsia="黑体"/>
          <w:bCs/>
          <w:color w:val="000000"/>
          <w:sz w:val="32"/>
          <w:szCs w:val="30"/>
          <w:lang w:val="en-US" w:eastAsia="zh-CN"/>
        </w:rPr>
        <w:t>2</w:t>
      </w:r>
      <w:r>
        <w:rPr>
          <w:rFonts w:hint="eastAsia" w:ascii="黑体" w:hAnsi="黑体" w:eastAsia="黑体"/>
          <w:bCs/>
          <w:color w:val="000000"/>
          <w:sz w:val="32"/>
          <w:szCs w:val="30"/>
          <w:lang w:eastAsia="zh-CN"/>
        </w:rPr>
        <w:t>）</w:t>
      </w:r>
      <w:r>
        <w:rPr>
          <w:rFonts w:hint="eastAsia" w:ascii="黑体" w:hAnsi="黑体" w:eastAsia="黑体"/>
          <w:bCs/>
          <w:color w:val="000000"/>
          <w:sz w:val="32"/>
          <w:szCs w:val="30"/>
        </w:rPr>
        <w:t>助教管理与任务考核系统（助教端）</w:t>
      </w:r>
      <w:bookmarkEnd w:id="13"/>
    </w:p>
    <w:p w14:paraId="33A311F6">
      <w:pPr>
        <w:pStyle w:val="4"/>
        <w:numPr>
          <w:ilvl w:val="2"/>
          <w:numId w:val="0"/>
        </w:numPr>
        <w:rPr>
          <w:rFonts w:ascii="黑体" w:hAnsi="黑体" w:eastAsia="黑体" w:cs="黑体"/>
          <w:color w:val="auto"/>
        </w:rPr>
      </w:pPr>
      <w:bookmarkStart w:id="14" w:name="_Toc29622"/>
      <w:r>
        <w:rPr>
          <w:rFonts w:hint="eastAsia" w:ascii="黑体" w:hAnsi="黑体" w:eastAsia="黑体" w:cs="黑体"/>
          <w:color w:val="auto"/>
        </w:rPr>
        <w:t>2.1 教师任务</w:t>
      </w:r>
      <w:bookmarkEnd w:id="14"/>
    </w:p>
    <w:p w14:paraId="4694F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pPr>
      <w:r>
        <w:rPr>
          <w:rFonts w:hint="eastAsia"/>
          <w:sz w:val="24"/>
        </w:rPr>
        <w:t>教师任务模块是助教端的核心功能之一，主要用于助教查看教师发布的任务信息、填写任务进度以及进行问题反馈。通过该模块，助教能够清晰地了解自己的工作任务，及时向教师汇报工作进展，并在遇到问题时与教师进行有效沟通，从而确保任务的顺利进行。助教反馈</w:t>
      </w:r>
      <w:r>
        <w:rPr>
          <w:rFonts w:hint="eastAsia"/>
          <w:sz w:val="24"/>
          <w:lang w:val="en-US" w:eastAsia="zh-CN"/>
        </w:rPr>
        <w:t>呈现</w:t>
      </w:r>
      <w:r>
        <w:rPr>
          <w:rFonts w:hint="eastAsia"/>
          <w:sz w:val="24"/>
        </w:rPr>
        <w:t>效果如图5-28所示。</w:t>
      </w:r>
    </w:p>
    <w:p w14:paraId="46AF9B1A"/>
    <w:p w14:paraId="2C4CF5B1">
      <w:pPr>
        <w:jc w:val="center"/>
      </w:pPr>
      <w:r>
        <w:drawing>
          <wp:inline distT="0" distB="0" distL="114300" distR="114300">
            <wp:extent cx="5810250" cy="520700"/>
            <wp:effectExtent l="9525" t="9525" r="17145" b="18415"/>
            <wp:docPr id="6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8"/>
                    <pic:cNvPicPr>
                      <a:picLocks noChangeAspect="1"/>
                    </pic:cNvPicPr>
                  </pic:nvPicPr>
                  <pic:blipFill>
                    <a:blip r:embed="rId32"/>
                    <a:srcRect l="8783" t="32971" r="5156" b="25829"/>
                    <a:stretch>
                      <a:fillRect/>
                    </a:stretch>
                  </pic:blipFill>
                  <pic:spPr>
                    <a:xfrm>
                      <a:off x="0" y="0"/>
                      <a:ext cx="5810250" cy="5207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FAD4F92">
      <w:pPr>
        <w:ind w:firstLine="420"/>
        <w:jc w:val="center"/>
        <w:rPr>
          <w:rFonts w:hint="eastAsia" w:ascii="宋体" w:hAnsi="宋体"/>
          <w:szCs w:val="21"/>
        </w:rPr>
      </w:pPr>
      <w:r>
        <w:rPr>
          <w:rFonts w:hint="eastAsia" w:ascii="宋体" w:hAnsi="宋体"/>
          <w:szCs w:val="21"/>
        </w:rPr>
        <w:t>图5-28 助教反馈页面</w:t>
      </w:r>
    </w:p>
    <w:p w14:paraId="3DFA4ECE">
      <w:pPr>
        <w:rPr>
          <w:rFonts w:ascii="黑体" w:hAnsi="黑体" w:eastAsia="黑体" w:cs="黑体"/>
        </w:rPr>
      </w:pPr>
    </w:p>
    <w:p w14:paraId="0759B704">
      <w:pPr>
        <w:pStyle w:val="4"/>
        <w:numPr>
          <w:ilvl w:val="2"/>
          <w:numId w:val="0"/>
        </w:numPr>
        <w:rPr>
          <w:rFonts w:ascii="黑体" w:hAnsi="黑体" w:eastAsia="黑体" w:cs="黑体"/>
          <w:color w:val="auto"/>
        </w:rPr>
      </w:pPr>
      <w:bookmarkStart w:id="15" w:name="_Toc23678"/>
      <w:r>
        <w:rPr>
          <w:rFonts w:hint="eastAsia" w:ascii="黑体" w:hAnsi="黑体" w:eastAsia="黑体" w:cs="黑体"/>
          <w:color w:val="auto"/>
        </w:rPr>
        <w:t>2.2 助教评级</w:t>
      </w:r>
      <w:bookmarkEnd w:id="15"/>
    </w:p>
    <w:p w14:paraId="2F7739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助教评级模块是助教管理与任务考核系统中的重要组成部分，旨在通过学生反馈和教师评分，全面、客观地评估助教的工作表现。该模块不仅为助教提供了自我提升的依据，也为教师提供了科学的管理工具。助教评级报告实现效果如图5-29所示。</w:t>
      </w:r>
    </w:p>
    <w:p w14:paraId="6A719D83"/>
    <w:p w14:paraId="34622DB0">
      <w:pPr>
        <w:jc w:val="center"/>
        <w:rPr>
          <w:rFonts w:ascii="黑体" w:hAnsi="黑体" w:eastAsia="黑体" w:cs="黑体"/>
        </w:rPr>
      </w:pPr>
      <w:r>
        <w:drawing>
          <wp:inline distT="0" distB="0" distL="114300" distR="114300">
            <wp:extent cx="5765165" cy="945515"/>
            <wp:effectExtent l="9525" t="9525" r="16510" b="20320"/>
            <wp:docPr id="7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9"/>
                    <pic:cNvPicPr>
                      <a:picLocks noChangeAspect="1"/>
                    </pic:cNvPicPr>
                  </pic:nvPicPr>
                  <pic:blipFill>
                    <a:blip r:embed="rId33"/>
                    <a:srcRect l="8536" t="45100" r="12123" b="3352"/>
                    <a:stretch>
                      <a:fillRect/>
                    </a:stretch>
                  </pic:blipFill>
                  <pic:spPr>
                    <a:xfrm>
                      <a:off x="0" y="0"/>
                      <a:ext cx="5765165" cy="94551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58E4EE6">
      <w:pPr>
        <w:ind w:firstLine="420"/>
        <w:jc w:val="center"/>
        <w:rPr>
          <w:rFonts w:hint="eastAsia" w:ascii="宋体" w:hAnsi="宋体"/>
          <w:szCs w:val="21"/>
        </w:rPr>
      </w:pPr>
      <w:r>
        <w:rPr>
          <w:rFonts w:hint="eastAsia" w:ascii="宋体" w:hAnsi="宋体"/>
          <w:szCs w:val="21"/>
        </w:rPr>
        <w:t>图5-29 助教评级报告页面</w:t>
      </w:r>
    </w:p>
    <w:p w14:paraId="6E728715">
      <w:pPr>
        <w:rPr>
          <w:rFonts w:ascii="黑体" w:hAnsi="黑体" w:eastAsia="黑体" w:cs="黑体"/>
        </w:rPr>
      </w:pPr>
    </w:p>
    <w:p w14:paraId="047C04D1">
      <w:pPr>
        <w:pStyle w:val="4"/>
        <w:numPr>
          <w:ilvl w:val="2"/>
          <w:numId w:val="0"/>
        </w:numPr>
        <w:rPr>
          <w:rFonts w:hint="eastAsia" w:ascii="黑体" w:hAnsi="黑体" w:eastAsia="黑体" w:cs="黑体"/>
          <w:color w:val="auto"/>
        </w:rPr>
      </w:pPr>
      <w:bookmarkStart w:id="16" w:name="_Toc24481"/>
      <w:r>
        <w:rPr>
          <w:rFonts w:hint="eastAsia" w:ascii="黑体" w:hAnsi="黑体" w:eastAsia="黑体" w:cs="黑体"/>
          <w:color w:val="auto"/>
        </w:rPr>
        <w:t>2.3 知识库管理</w:t>
      </w:r>
      <w:bookmarkEnd w:id="16"/>
    </w:p>
    <w:p w14:paraId="1FD143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cs="宋体"/>
          <w:sz w:val="24"/>
        </w:rPr>
      </w:pPr>
      <w:r>
        <w:rPr>
          <w:rFonts w:hint="eastAsia"/>
          <w:sz w:val="24"/>
        </w:rPr>
        <w:t>在助教管理与任务考核系统中，知识库管理模块为助教提供了丰富的教学资源和辅助材料，以支持其在教学辅助工作中的各项任务。助教可以根据实际需求，方便地下载所需的材料，提升工作效率和教学质量。资料查询实现效果如图5-30所示。</w:t>
      </w:r>
    </w:p>
    <w:p w14:paraId="12AE05E3"/>
    <w:p w14:paraId="5FBD15FD">
      <w:pPr>
        <w:jc w:val="center"/>
        <w:rPr>
          <w:rFonts w:ascii="黑体" w:hAnsi="黑体" w:eastAsia="黑体" w:cs="黑体"/>
        </w:rPr>
      </w:pPr>
      <w:r>
        <w:drawing>
          <wp:inline distT="0" distB="0" distL="114300" distR="114300">
            <wp:extent cx="5824855" cy="930275"/>
            <wp:effectExtent l="9525" t="9525" r="17780" b="20320"/>
            <wp:docPr id="6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pic:cNvPicPr>
                      <a:picLocks noChangeAspect="1"/>
                    </pic:cNvPicPr>
                  </pic:nvPicPr>
                  <pic:blipFill>
                    <a:blip r:embed="rId34"/>
                    <a:srcRect l="5707" t="35316" r="19252" b="26427"/>
                    <a:stretch>
                      <a:fillRect/>
                    </a:stretch>
                  </pic:blipFill>
                  <pic:spPr>
                    <a:xfrm>
                      <a:off x="0" y="0"/>
                      <a:ext cx="5824855" cy="9302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B9DFD7C">
      <w:pPr>
        <w:ind w:firstLine="420"/>
        <w:jc w:val="center"/>
        <w:rPr>
          <w:rFonts w:hint="eastAsia" w:ascii="宋体" w:hAnsi="宋体"/>
          <w:szCs w:val="21"/>
        </w:rPr>
      </w:pPr>
      <w:r>
        <w:rPr>
          <w:rFonts w:hint="eastAsia" w:ascii="宋体" w:hAnsi="宋体"/>
          <w:szCs w:val="21"/>
        </w:rPr>
        <w:t>图5-30 资料查询页面</w:t>
      </w:r>
    </w:p>
    <w:p w14:paraId="4124EE1C"/>
    <w:p w14:paraId="3F7783F8">
      <w:pPr>
        <w:pStyle w:val="4"/>
        <w:numPr>
          <w:ilvl w:val="2"/>
          <w:numId w:val="0"/>
        </w:numPr>
        <w:rPr>
          <w:rFonts w:hint="eastAsia" w:ascii="黑体" w:hAnsi="黑体" w:eastAsia="黑体" w:cs="黑体"/>
          <w:color w:val="auto"/>
        </w:rPr>
      </w:pPr>
      <w:bookmarkStart w:id="17" w:name="_Toc21560"/>
      <w:r>
        <w:rPr>
          <w:rFonts w:hint="eastAsia" w:ascii="黑体" w:hAnsi="黑体" w:eastAsia="黑体" w:cs="黑体"/>
          <w:color w:val="auto"/>
        </w:rPr>
        <w:t>2.4 助教培训</w:t>
      </w:r>
      <w:bookmarkEnd w:id="17"/>
    </w:p>
    <w:p w14:paraId="220790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助教培训模块是助教管理与任务考核系统中的重要组成部分，旨在为助教提供系统化、专业化的培训支持，帮助他们提升教学能力、专业素养和工作技能。通过该模块，助教可以方便地查看对应教师发布的培训信息，确保及时获取培训资源并积极参与相关活动。课程培训页面</w:t>
      </w:r>
      <w:r>
        <w:rPr>
          <w:rFonts w:hint="eastAsia"/>
          <w:sz w:val="24"/>
          <w:lang w:val="en-US" w:eastAsia="zh-CN"/>
        </w:rPr>
        <w:t>展现</w:t>
      </w:r>
      <w:r>
        <w:rPr>
          <w:rFonts w:hint="eastAsia"/>
          <w:sz w:val="24"/>
        </w:rPr>
        <w:t>效果如图5-31所示。</w:t>
      </w:r>
    </w:p>
    <w:p w14:paraId="4C123AA9"/>
    <w:p w14:paraId="43E09D6E">
      <w:pPr>
        <w:jc w:val="center"/>
      </w:pPr>
      <w:r>
        <w:drawing>
          <wp:inline distT="0" distB="0" distL="114300" distR="114300">
            <wp:extent cx="5932805" cy="763270"/>
            <wp:effectExtent l="9525" t="9525" r="16510" b="19685"/>
            <wp:docPr id="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
                    <pic:cNvPicPr>
                      <a:picLocks noChangeAspect="1"/>
                    </pic:cNvPicPr>
                  </pic:nvPicPr>
                  <pic:blipFill>
                    <a:blip r:embed="rId35"/>
                    <a:srcRect l="6218" t="40726" r="14748" b="20116"/>
                    <a:stretch>
                      <a:fillRect/>
                    </a:stretch>
                  </pic:blipFill>
                  <pic:spPr>
                    <a:xfrm>
                      <a:off x="0" y="0"/>
                      <a:ext cx="5932805" cy="7632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3B1B38B">
      <w:pPr>
        <w:ind w:firstLine="420"/>
        <w:jc w:val="center"/>
        <w:rPr>
          <w:rFonts w:hint="eastAsia" w:ascii="宋体" w:hAnsi="宋体"/>
          <w:szCs w:val="21"/>
        </w:rPr>
      </w:pPr>
      <w:r>
        <w:rPr>
          <w:rFonts w:hint="eastAsia" w:ascii="宋体" w:hAnsi="宋体"/>
          <w:szCs w:val="21"/>
        </w:rPr>
        <w:t>图5-31 课程培训页面</w:t>
      </w:r>
    </w:p>
    <w:p w14:paraId="1B961689"/>
    <w:p w14:paraId="5D501A78">
      <w:pPr>
        <w:pStyle w:val="4"/>
        <w:numPr>
          <w:ilvl w:val="2"/>
          <w:numId w:val="0"/>
        </w:numPr>
        <w:rPr>
          <w:rFonts w:hint="eastAsia" w:ascii="黑体" w:hAnsi="黑体" w:eastAsia="黑体" w:cs="黑体"/>
          <w:color w:val="auto"/>
        </w:rPr>
      </w:pPr>
      <w:bookmarkStart w:id="18" w:name="_Toc6436"/>
      <w:r>
        <w:rPr>
          <w:rFonts w:hint="eastAsia" w:ascii="黑体" w:hAnsi="黑体" w:eastAsia="黑体" w:cs="黑体"/>
          <w:color w:val="auto"/>
        </w:rPr>
        <w:t>2.5 助教考核</w:t>
      </w:r>
      <w:bookmarkEnd w:id="18"/>
    </w:p>
    <w:p w14:paraId="419FA2DC">
      <w:pPr>
        <w:spacing w:line="400" w:lineRule="exact"/>
        <w:ind w:firstLine="480" w:firstLineChars="200"/>
        <w:rPr>
          <w:sz w:val="24"/>
        </w:rPr>
      </w:pPr>
      <w:r>
        <w:rPr>
          <w:rFonts w:hint="eastAsia"/>
          <w:sz w:val="24"/>
        </w:rPr>
        <w:t>助教考核是助教管理与任务考核系统中的重要组成部分，旨在全面评估助教的工作表现和专业能力。通过助教考核页面，助教可以方便地开始考核流程，完成考核任务，并查看考核结果。这一模块不仅为助教提供了展示自己能力的机会，也为教师提供了科学的评价依据，帮助助教更好地提升自身素质和教学质量。考试实现效果如图5-32所示。</w:t>
      </w:r>
    </w:p>
    <w:p w14:paraId="704C65EC">
      <w:pPr>
        <w:spacing w:line="400" w:lineRule="exact"/>
        <w:ind w:firstLine="480"/>
        <w:rPr>
          <w:sz w:val="24"/>
        </w:rPr>
      </w:pPr>
    </w:p>
    <w:p w14:paraId="76E65B14">
      <w:r>
        <w:drawing>
          <wp:inline distT="0" distB="0" distL="114300" distR="114300">
            <wp:extent cx="5928995" cy="2280285"/>
            <wp:effectExtent l="9525" t="9525" r="20320" b="11430"/>
            <wp:docPr id="6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2"/>
                    <pic:cNvPicPr>
                      <a:picLocks noChangeAspect="1"/>
                    </pic:cNvPicPr>
                  </pic:nvPicPr>
                  <pic:blipFill>
                    <a:blip r:embed="rId36"/>
                    <a:stretch>
                      <a:fillRect/>
                    </a:stretch>
                  </pic:blipFill>
                  <pic:spPr>
                    <a:xfrm>
                      <a:off x="0" y="0"/>
                      <a:ext cx="5928995" cy="228028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D9D009C">
      <w:pPr>
        <w:ind w:firstLine="420"/>
        <w:jc w:val="center"/>
        <w:rPr>
          <w:rFonts w:hint="eastAsia" w:ascii="宋体" w:hAnsi="宋体"/>
          <w:szCs w:val="21"/>
        </w:rPr>
      </w:pPr>
      <w:r>
        <w:rPr>
          <w:rFonts w:hint="eastAsia" w:ascii="宋体" w:hAnsi="宋体"/>
          <w:szCs w:val="21"/>
        </w:rPr>
        <w:t>图5-32 考试页面</w:t>
      </w:r>
    </w:p>
    <w:p w14:paraId="544ACB8B"/>
    <w:p w14:paraId="1255D1AD">
      <w:pPr>
        <w:pStyle w:val="4"/>
        <w:numPr>
          <w:ilvl w:val="2"/>
          <w:numId w:val="0"/>
        </w:numPr>
        <w:rPr>
          <w:rFonts w:hint="eastAsia" w:ascii="黑体" w:hAnsi="黑体" w:eastAsia="黑体" w:cs="黑体"/>
          <w:color w:val="auto"/>
        </w:rPr>
      </w:pPr>
      <w:bookmarkStart w:id="19" w:name="_Toc19514"/>
      <w:r>
        <w:rPr>
          <w:rFonts w:hint="eastAsia" w:ascii="黑体" w:hAnsi="黑体" w:eastAsia="黑体" w:cs="黑体"/>
          <w:color w:val="auto"/>
        </w:rPr>
        <w:t>2.6 工作日志与总结</w:t>
      </w:r>
      <w:bookmarkEnd w:id="19"/>
    </w:p>
    <w:p w14:paraId="49914310">
      <w:pPr>
        <w:spacing w:line="400" w:lineRule="exact"/>
        <w:ind w:firstLine="480" w:firstLineChars="200"/>
        <w:rPr>
          <w:rFonts w:hint="eastAsia"/>
          <w:sz w:val="24"/>
        </w:rPr>
      </w:pPr>
      <w:r>
        <w:rPr>
          <w:rFonts w:hint="eastAsia"/>
          <w:sz w:val="24"/>
        </w:rPr>
        <w:t>助教可以对自己的工作进行日常记录、完成工作总结以及查询教师的改进建议。这一功能模块为助教提供了一个系统化、规范化的工作管理平台，帮助助教积累经验、反思不足，并通过教师的指导实现持续改进。通过工作日志记录、工作总结撰写和教师反馈查询，助教能够更好地管理自己的工作过程，提升教学能力和专业素养，同时也为教师提供了了解助教工作状态和提供指导的重要工具。工作日志、工作总结、改进建议实现效果如图5-33、如图5-34、如图5-35所示。</w:t>
      </w:r>
    </w:p>
    <w:p w14:paraId="71526D49">
      <w:pPr>
        <w:jc w:val="both"/>
      </w:pPr>
    </w:p>
    <w:p w14:paraId="60411185">
      <w:pPr>
        <w:jc w:val="center"/>
      </w:pPr>
      <w:r>
        <w:drawing>
          <wp:inline distT="0" distB="0" distL="114300" distR="114300">
            <wp:extent cx="5953760" cy="444500"/>
            <wp:effectExtent l="9525" t="9525" r="10795" b="18415"/>
            <wp:docPr id="5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3"/>
                    <pic:cNvPicPr>
                      <a:picLocks noChangeAspect="1"/>
                    </pic:cNvPicPr>
                  </pic:nvPicPr>
                  <pic:blipFill>
                    <a:blip r:embed="rId37"/>
                    <a:srcRect l="7124" t="49428" r="3352" b="22699"/>
                    <a:stretch>
                      <a:fillRect/>
                    </a:stretch>
                  </pic:blipFill>
                  <pic:spPr>
                    <a:xfrm>
                      <a:off x="0" y="0"/>
                      <a:ext cx="5953760" cy="4445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CBD0A5D">
      <w:pPr>
        <w:ind w:firstLine="420"/>
        <w:jc w:val="center"/>
        <w:rPr>
          <w:rFonts w:hint="eastAsia" w:ascii="宋体" w:hAnsi="宋体"/>
          <w:szCs w:val="21"/>
        </w:rPr>
      </w:pPr>
      <w:r>
        <w:rPr>
          <w:rFonts w:hint="eastAsia" w:ascii="宋体" w:hAnsi="宋体"/>
          <w:szCs w:val="21"/>
        </w:rPr>
        <w:t>图5-33 工作日志页面</w:t>
      </w:r>
    </w:p>
    <w:p w14:paraId="7AB0DEB9"/>
    <w:p w14:paraId="0688FCB9">
      <w:pPr>
        <w:jc w:val="center"/>
      </w:pPr>
      <w:r>
        <w:drawing>
          <wp:inline distT="0" distB="0" distL="114300" distR="114300">
            <wp:extent cx="5925185" cy="550545"/>
            <wp:effectExtent l="9525" t="9525" r="24130" b="19050"/>
            <wp:docPr id="6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4"/>
                    <pic:cNvPicPr>
                      <a:picLocks noChangeAspect="1"/>
                    </pic:cNvPicPr>
                  </pic:nvPicPr>
                  <pic:blipFill>
                    <a:blip r:embed="rId38"/>
                    <a:srcRect l="8908" t="43239" r="4288" b="22659"/>
                    <a:stretch>
                      <a:fillRect/>
                    </a:stretch>
                  </pic:blipFill>
                  <pic:spPr>
                    <a:xfrm>
                      <a:off x="0" y="0"/>
                      <a:ext cx="5925185" cy="55054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E5E38E2">
      <w:pPr>
        <w:ind w:firstLine="420"/>
        <w:jc w:val="center"/>
      </w:pPr>
      <w:r>
        <w:rPr>
          <w:rFonts w:hint="eastAsia" w:ascii="宋体" w:hAnsi="宋体"/>
          <w:szCs w:val="21"/>
        </w:rPr>
        <w:t>图5-34 工作总结页面</w:t>
      </w:r>
    </w:p>
    <w:p w14:paraId="2733AB3D">
      <w:pPr>
        <w:jc w:val="center"/>
      </w:pPr>
    </w:p>
    <w:p w14:paraId="180A61A9">
      <w:pPr>
        <w:jc w:val="center"/>
      </w:pPr>
      <w:r>
        <w:drawing>
          <wp:inline distT="0" distB="0" distL="114300" distR="114300">
            <wp:extent cx="5755640" cy="513080"/>
            <wp:effectExtent l="9525" t="9525" r="10795" b="10795"/>
            <wp:docPr id="6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
                    <pic:cNvPicPr>
                      <a:picLocks noChangeAspect="1"/>
                    </pic:cNvPicPr>
                  </pic:nvPicPr>
                  <pic:blipFill>
                    <a:blip r:embed="rId39"/>
                    <a:srcRect l="8922" t="46805" r="15614" b="22798"/>
                    <a:stretch>
                      <a:fillRect/>
                    </a:stretch>
                  </pic:blipFill>
                  <pic:spPr>
                    <a:xfrm>
                      <a:off x="0" y="0"/>
                      <a:ext cx="5755640" cy="51308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06727E8">
      <w:pPr>
        <w:ind w:firstLine="420"/>
        <w:jc w:val="center"/>
        <w:rPr>
          <w:rFonts w:hint="eastAsia" w:ascii="宋体" w:hAnsi="宋体"/>
          <w:szCs w:val="21"/>
        </w:rPr>
      </w:pPr>
      <w:r>
        <w:rPr>
          <w:rFonts w:hint="eastAsia" w:ascii="宋体" w:hAnsi="宋体"/>
          <w:szCs w:val="21"/>
        </w:rPr>
        <w:t>图5-35 改进建议页面</w:t>
      </w:r>
    </w:p>
    <w:p w14:paraId="6661FE6C">
      <w:pPr>
        <w:ind w:firstLine="420"/>
        <w:jc w:val="center"/>
        <w:rPr>
          <w:rFonts w:hint="eastAsia" w:ascii="宋体" w:hAnsi="宋体"/>
          <w:szCs w:val="21"/>
        </w:rPr>
      </w:pPr>
    </w:p>
    <w:p w14:paraId="646D6411">
      <w:pPr>
        <w:pStyle w:val="4"/>
        <w:numPr>
          <w:ilvl w:val="2"/>
          <w:numId w:val="0"/>
        </w:numPr>
        <w:rPr>
          <w:rFonts w:ascii="黑体" w:hAnsi="黑体" w:eastAsia="黑体" w:cs="黑体"/>
          <w:color w:val="auto"/>
        </w:rPr>
      </w:pPr>
      <w:bookmarkStart w:id="20" w:name="_Toc12183"/>
      <w:r>
        <w:rPr>
          <w:rFonts w:hint="eastAsia" w:ascii="黑体" w:hAnsi="黑体" w:eastAsia="黑体" w:cs="黑体"/>
          <w:color w:val="auto"/>
        </w:rPr>
        <w:t>2.</w:t>
      </w:r>
      <w:r>
        <w:rPr>
          <w:rFonts w:hint="eastAsia" w:ascii="黑体" w:hAnsi="黑体" w:eastAsia="黑体" w:cs="黑体"/>
          <w:color w:val="auto"/>
          <w:lang w:val="en-US" w:eastAsia="zh-CN"/>
        </w:rPr>
        <w:t xml:space="preserve">7 </w:t>
      </w:r>
      <w:r>
        <w:rPr>
          <w:rFonts w:hint="eastAsia" w:ascii="黑体" w:hAnsi="黑体" w:eastAsia="黑体" w:cs="黑体"/>
          <w:color w:val="auto"/>
        </w:rPr>
        <w:t>数据可视化</w:t>
      </w:r>
      <w:bookmarkEnd w:id="20"/>
    </w:p>
    <w:p w14:paraId="55633CB7">
      <w:pPr>
        <w:spacing w:line="400" w:lineRule="exact"/>
        <w:ind w:firstLine="480" w:firstLineChars="200"/>
        <w:rPr>
          <w:rFonts w:hint="eastAsia"/>
          <w:sz w:val="24"/>
        </w:rPr>
      </w:pPr>
      <w:r>
        <w:rPr>
          <w:rFonts w:hint="eastAsia"/>
          <w:sz w:val="24"/>
        </w:rPr>
        <w:t>数据可视化模块是助教管理与任务考核系统中的重要组成部分，旨在通过直观的图表和数据分析，帮助助教全面了解自己的工作表现，并与其他助教进行对比。通过观察任务考核的可视化图表，助教可以清晰地看到自己与他人的差距，从而及时调整和优化个人培养计划，提升自身能力和工作效率。助教进度任务统计实现效果如图5-36所示。</w:t>
      </w:r>
    </w:p>
    <w:p w14:paraId="54EA24E6">
      <w:pPr>
        <w:spacing w:line="400" w:lineRule="exact"/>
        <w:ind w:firstLine="480" w:firstLineChars="200"/>
        <w:rPr>
          <w:rFonts w:hint="eastAsia"/>
          <w:sz w:val="24"/>
        </w:rPr>
      </w:pPr>
    </w:p>
    <w:p w14:paraId="594E50AA">
      <w:pPr>
        <w:jc w:val="center"/>
      </w:pPr>
      <w:r>
        <w:drawing>
          <wp:inline distT="0" distB="0" distL="114300" distR="114300">
            <wp:extent cx="5281930" cy="2474595"/>
            <wp:effectExtent l="9525" t="9525" r="12065" b="15240"/>
            <wp:docPr id="6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6"/>
                    <pic:cNvPicPr>
                      <a:picLocks noChangeAspect="1"/>
                    </pic:cNvPicPr>
                  </pic:nvPicPr>
                  <pic:blipFill>
                    <a:blip r:embed="rId40"/>
                    <a:stretch>
                      <a:fillRect/>
                    </a:stretch>
                  </pic:blipFill>
                  <pic:spPr>
                    <a:xfrm>
                      <a:off x="0" y="0"/>
                      <a:ext cx="5281930" cy="247459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63895FF0">
      <w:pPr>
        <w:ind w:firstLine="420"/>
        <w:jc w:val="center"/>
      </w:pPr>
      <w:r>
        <w:rPr>
          <w:rFonts w:hint="eastAsia" w:ascii="宋体" w:hAnsi="宋体"/>
          <w:szCs w:val="21"/>
        </w:rPr>
        <w:t>图5-36 助教任务进度统计页面</w:t>
      </w:r>
    </w:p>
    <w:p w14:paraId="30D63EF2">
      <w:pPr>
        <w:jc w:val="center"/>
      </w:pPr>
    </w:p>
    <w:p w14:paraId="162396E1">
      <w:pPr>
        <w:pStyle w:val="3"/>
        <w:numPr>
          <w:ilvl w:val="1"/>
          <w:numId w:val="0"/>
        </w:numPr>
        <w:spacing w:before="312" w:beforeLines="100" w:after="312" w:afterLines="100" w:line="480" w:lineRule="exact"/>
        <w:ind w:left="284" w:leftChars="0"/>
        <w:rPr>
          <w:rFonts w:hint="eastAsia" w:ascii="黑体" w:hAnsi="黑体" w:eastAsia="黑体"/>
          <w:bCs/>
          <w:color w:val="000000"/>
          <w:sz w:val="32"/>
          <w:szCs w:val="30"/>
        </w:rPr>
      </w:pPr>
      <w:bookmarkStart w:id="21" w:name="_Toc18704"/>
      <w:r>
        <w:rPr>
          <w:rFonts w:hint="eastAsia" w:ascii="黑体" w:hAnsi="黑体" w:eastAsia="黑体"/>
          <w:bCs/>
          <w:color w:val="000000"/>
          <w:sz w:val="32"/>
          <w:szCs w:val="30"/>
          <w:lang w:eastAsia="zh-CN"/>
        </w:rPr>
        <w:t>（</w:t>
      </w:r>
      <w:r>
        <w:rPr>
          <w:rFonts w:hint="eastAsia" w:ascii="黑体" w:hAnsi="黑体" w:eastAsia="黑体"/>
          <w:bCs/>
          <w:color w:val="000000"/>
          <w:sz w:val="32"/>
          <w:szCs w:val="30"/>
          <w:lang w:val="en-US" w:eastAsia="zh-CN"/>
        </w:rPr>
        <w:t>3</w:t>
      </w:r>
      <w:r>
        <w:rPr>
          <w:rFonts w:hint="eastAsia" w:ascii="黑体" w:hAnsi="黑体" w:eastAsia="黑体"/>
          <w:bCs/>
          <w:color w:val="000000"/>
          <w:sz w:val="32"/>
          <w:szCs w:val="30"/>
          <w:lang w:eastAsia="zh-CN"/>
        </w:rPr>
        <w:t>）</w:t>
      </w:r>
      <w:r>
        <w:rPr>
          <w:rFonts w:hint="eastAsia" w:ascii="黑体" w:hAnsi="黑体" w:eastAsia="黑体"/>
          <w:bCs/>
          <w:color w:val="000000"/>
          <w:sz w:val="32"/>
          <w:szCs w:val="30"/>
        </w:rPr>
        <w:t xml:space="preserve"> 助教管理与任务考核系统（学生端）</w:t>
      </w:r>
      <w:bookmarkEnd w:id="21"/>
    </w:p>
    <w:p w14:paraId="147323BE">
      <w:pPr>
        <w:pStyle w:val="4"/>
        <w:numPr>
          <w:ilvl w:val="2"/>
          <w:numId w:val="0"/>
        </w:numPr>
        <w:rPr>
          <w:rFonts w:hint="eastAsia" w:ascii="黑体" w:hAnsi="黑体" w:eastAsia="黑体" w:cs="黑体"/>
          <w:color w:val="auto"/>
        </w:rPr>
      </w:pPr>
      <w:bookmarkStart w:id="22" w:name="_Toc17826"/>
      <w:r>
        <w:rPr>
          <w:rFonts w:hint="eastAsia" w:ascii="黑体" w:hAnsi="黑体" w:eastAsia="黑体" w:cs="黑体"/>
          <w:color w:val="auto"/>
        </w:rPr>
        <w:t>3.1 助教考核</w:t>
      </w:r>
      <w:bookmarkEnd w:id="22"/>
    </w:p>
    <w:p w14:paraId="7EFB6D44">
      <w:pPr>
        <w:spacing w:line="400" w:lineRule="exact"/>
        <w:ind w:firstLine="480" w:firstLineChars="200"/>
        <w:rPr>
          <w:rFonts w:hint="eastAsia"/>
          <w:sz w:val="24"/>
        </w:rPr>
      </w:pPr>
      <w:r>
        <w:rPr>
          <w:rFonts w:hint="eastAsia"/>
          <w:sz w:val="24"/>
        </w:rPr>
        <w:t>助教考核模块是系统中用于全面评估学生竞选助教表现和专业能力的核心功能之一。通过科学合理的考核机制，系统能够为学生提供明确的反馈，帮助教师客观评价学生的助教潜质，同时也为助教的也可以通过考试系统来巩固之前的知识，提高教学的质量。考试实现效果如图5-37所示。</w:t>
      </w:r>
    </w:p>
    <w:p w14:paraId="1D9D6D00"/>
    <w:p w14:paraId="26F5CD58">
      <w:r>
        <w:drawing>
          <wp:inline distT="0" distB="0" distL="114300" distR="114300">
            <wp:extent cx="5600065" cy="2264410"/>
            <wp:effectExtent l="9525" t="9525" r="13970" b="12065"/>
            <wp:docPr id="6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7"/>
                    <pic:cNvPicPr>
                      <a:picLocks noChangeAspect="1"/>
                    </pic:cNvPicPr>
                  </pic:nvPicPr>
                  <pic:blipFill>
                    <a:blip r:embed="rId41"/>
                    <a:stretch>
                      <a:fillRect/>
                    </a:stretch>
                  </pic:blipFill>
                  <pic:spPr>
                    <a:xfrm>
                      <a:off x="0" y="0"/>
                      <a:ext cx="5600065" cy="226441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348AD98">
      <w:pPr>
        <w:ind w:firstLine="420"/>
        <w:jc w:val="center"/>
      </w:pPr>
      <w:r>
        <w:rPr>
          <w:rFonts w:hint="eastAsia" w:ascii="宋体" w:hAnsi="宋体"/>
          <w:szCs w:val="21"/>
        </w:rPr>
        <w:t>图5-37考试页面</w:t>
      </w:r>
    </w:p>
    <w:p w14:paraId="7B4FDCDB">
      <w:pPr>
        <w:rPr>
          <w:rFonts w:hint="eastAsia"/>
        </w:rPr>
      </w:pPr>
    </w:p>
    <w:p w14:paraId="25698625">
      <w:pPr>
        <w:pStyle w:val="4"/>
        <w:numPr>
          <w:ilvl w:val="2"/>
          <w:numId w:val="0"/>
        </w:numPr>
        <w:rPr>
          <w:rFonts w:hint="eastAsia" w:ascii="黑体" w:hAnsi="黑体" w:eastAsia="黑体" w:cs="黑体"/>
          <w:color w:val="auto"/>
        </w:rPr>
      </w:pPr>
      <w:bookmarkStart w:id="23" w:name="_Toc31206"/>
      <w:r>
        <w:rPr>
          <w:rFonts w:hint="eastAsia" w:ascii="黑体" w:hAnsi="黑体" w:eastAsia="黑体" w:cs="黑体"/>
          <w:color w:val="auto"/>
        </w:rPr>
        <w:t>3.2 助教申请与审核</w:t>
      </w:r>
      <w:bookmarkEnd w:id="23"/>
    </w:p>
    <w:p w14:paraId="412B4232">
      <w:pPr>
        <w:spacing w:line="400" w:lineRule="exact"/>
        <w:ind w:firstLine="480" w:firstLineChars="200"/>
        <w:rPr>
          <w:rFonts w:hint="eastAsia"/>
          <w:sz w:val="24"/>
        </w:rPr>
      </w:pPr>
      <w:r>
        <w:rPr>
          <w:rFonts w:hint="eastAsia"/>
          <w:sz w:val="24"/>
        </w:rPr>
        <w:t>助教申请与审核模块是学生参与助教工作的入口，学生可以通过该模块发起助教申请，选择对应的组别，并查询评审结果。若申请通过，学生可以在系统中填写详细的助教申请表，并生成对应的Word文件，提交给教师或学校存档。填表实现效果如图5-38所示。</w:t>
      </w:r>
    </w:p>
    <w:p w14:paraId="4BA1FEE3">
      <w:pPr>
        <w:jc w:val="both"/>
      </w:pPr>
    </w:p>
    <w:p w14:paraId="05A8C0FC">
      <w:pPr>
        <w:jc w:val="center"/>
        <w:rPr>
          <w:rFonts w:hint="eastAsia"/>
        </w:rPr>
      </w:pPr>
      <w:r>
        <w:drawing>
          <wp:inline distT="0" distB="0" distL="114300" distR="114300">
            <wp:extent cx="4060190" cy="2358390"/>
            <wp:effectExtent l="9525" t="9525" r="14605" b="9525"/>
            <wp:docPr id="6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pic:cNvPicPr>
                      <a:picLocks noChangeAspect="1"/>
                    </pic:cNvPicPr>
                  </pic:nvPicPr>
                  <pic:blipFill>
                    <a:blip r:embed="rId42"/>
                    <a:srcRect t="2533"/>
                    <a:stretch>
                      <a:fillRect/>
                    </a:stretch>
                  </pic:blipFill>
                  <pic:spPr>
                    <a:xfrm>
                      <a:off x="0" y="0"/>
                      <a:ext cx="4060190" cy="23583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0501B0B8">
      <w:pPr>
        <w:ind w:firstLine="420"/>
        <w:jc w:val="center"/>
      </w:pPr>
      <w:r>
        <w:rPr>
          <w:rFonts w:hint="eastAsia" w:ascii="宋体" w:hAnsi="宋体"/>
          <w:szCs w:val="21"/>
        </w:rPr>
        <w:t>图5-38填表页面</w:t>
      </w:r>
    </w:p>
    <w:p w14:paraId="64E712CE">
      <w:pPr>
        <w:rPr>
          <w:rFonts w:hint="eastAsia" w:ascii="宋体" w:hAnsi="宋体" w:cs="宋体"/>
          <w:sz w:val="24"/>
        </w:rPr>
      </w:pPr>
      <w:r>
        <w:rPr>
          <w:rFonts w:hint="eastAsia" w:ascii="宋体" w:hAnsi="宋体" w:cs="宋体"/>
          <w:sz w:val="24"/>
        </w:rPr>
        <w:t xml:space="preserve">   </w:t>
      </w:r>
    </w:p>
    <w:p w14:paraId="7275A47C">
      <w:pPr>
        <w:pStyle w:val="4"/>
        <w:numPr>
          <w:ilvl w:val="2"/>
          <w:numId w:val="0"/>
        </w:numPr>
        <w:rPr>
          <w:rFonts w:hint="eastAsia" w:ascii="黑体" w:hAnsi="黑体" w:eastAsia="黑体" w:cs="黑体"/>
          <w:color w:val="auto"/>
        </w:rPr>
      </w:pPr>
      <w:bookmarkStart w:id="24" w:name="_Toc4187"/>
      <w:r>
        <w:rPr>
          <w:rFonts w:hint="eastAsia" w:ascii="黑体" w:hAnsi="黑体" w:eastAsia="黑体" w:cs="黑体"/>
          <w:color w:val="auto"/>
        </w:rPr>
        <w:t>3.3 助教评级</w:t>
      </w:r>
      <w:bookmarkEnd w:id="24"/>
    </w:p>
    <w:p w14:paraId="1E24AE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学生反馈界面是助教管理与任务考核系统中的重要组成部分，主要用于学生对助教的工作表现进行评价和反馈。通过这一界面，学生可以清晰地表达对助教任务完成情况的看法，指出助教的优点和不足，同时对助教的错误进行解释和说明。这一功能不仅有助于助教了解自己的工作表现，还能促进助教与学生之间的沟通与互动，提升教学质量。学生反馈实现效果如图5-39。</w:t>
      </w:r>
    </w:p>
    <w:p w14:paraId="0934B0CC">
      <w:pPr>
        <w:jc w:val="both"/>
      </w:pPr>
    </w:p>
    <w:p w14:paraId="5D55CC0E">
      <w:pPr>
        <w:jc w:val="center"/>
        <w:rPr>
          <w:rFonts w:ascii="宋体" w:hAnsi="宋体" w:cs="宋体"/>
          <w:sz w:val="24"/>
        </w:rPr>
      </w:pPr>
      <w:r>
        <w:drawing>
          <wp:inline distT="0" distB="0" distL="114300" distR="114300">
            <wp:extent cx="5764530" cy="1455420"/>
            <wp:effectExtent l="9525" t="9525" r="17145" b="13335"/>
            <wp:docPr id="6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9"/>
                    <pic:cNvPicPr>
                      <a:picLocks noChangeAspect="1"/>
                    </pic:cNvPicPr>
                  </pic:nvPicPr>
                  <pic:blipFill>
                    <a:blip r:embed="rId43"/>
                    <a:srcRect l="9653" t="34802" r="3859" b="4976"/>
                    <a:stretch>
                      <a:fillRect/>
                    </a:stretch>
                  </pic:blipFill>
                  <pic:spPr>
                    <a:xfrm>
                      <a:off x="0" y="0"/>
                      <a:ext cx="5764530" cy="14554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E6A9520">
      <w:pPr>
        <w:ind w:firstLine="420"/>
        <w:jc w:val="center"/>
      </w:pPr>
      <w:r>
        <w:rPr>
          <w:rFonts w:hint="eastAsia" w:ascii="宋体" w:hAnsi="宋体"/>
          <w:szCs w:val="21"/>
        </w:rPr>
        <w:t>图5-39 学生反馈页面</w:t>
      </w:r>
    </w:p>
    <w:p w14:paraId="6A2AF9CC"/>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6703393"/>
      <w:docPartObj>
        <w:docPartGallery w:val="autotext"/>
      </w:docPartObj>
    </w:sdtPr>
    <w:sdtContent>
      <w:p w14:paraId="0E8BE6D7">
        <w:pPr>
          <w:pStyle w:val="12"/>
          <w:jc w:val="right"/>
        </w:pPr>
        <w:r>
          <w:fldChar w:fldCharType="begin"/>
        </w:r>
        <w:r>
          <w:instrText xml:space="preserve">PAGE   \* MERGEFORMAT</w:instrText>
        </w:r>
        <w:r>
          <w:fldChar w:fldCharType="separate"/>
        </w:r>
        <w:r>
          <w:rPr>
            <w:lang w:val="zh-CN"/>
          </w:rPr>
          <w:t>2</w:t>
        </w:r>
        <w:r>
          <w:fldChar w:fldCharType="end"/>
        </w:r>
      </w:p>
    </w:sdtContent>
  </w:sdt>
  <w:p w14:paraId="783F3EE5">
    <w:pPr>
      <w:pStyle w:val="12"/>
      <w:rPr>
        <w:rFonts w:ascii="Times New Roman" w:hAnsi="Times New Roman" w:cs="Times New Roman"/>
        <w:sz w:val="20"/>
        <w:szCs w:val="20"/>
      </w:rPr>
    </w:pPr>
    <w:r>
      <w:rPr>
        <w:rFonts w:ascii="Times New Roman" w:hAnsi="Times New Roman" w:cs="Times New Roman"/>
        <w:sz w:val="20"/>
        <w:szCs w:val="20"/>
      </w:rPr>
      <w:t>基于前后端分离的</w:t>
    </w:r>
    <w:r>
      <w:rPr>
        <w:rFonts w:hint="eastAsia" w:ascii="Times New Roman" w:hAnsi="Times New Roman" w:cs="Times New Roman"/>
        <w:sz w:val="20"/>
        <w:szCs w:val="20"/>
      </w:rPr>
      <w:t>助教管理与任务考核系统</w:t>
    </w:r>
    <w:r>
      <w:rPr>
        <w:rFonts w:ascii="Times New Roman" w:hAnsi="Times New Roman" w:cs="Times New Roman"/>
        <w:sz w:val="20"/>
        <w:szCs w:val="20"/>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C506B6"/>
    <w:multiLevelType w:val="multilevel"/>
    <w:tmpl w:val="23C506B6"/>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860" w:hanging="576"/>
      </w:pPr>
      <w:rPr>
        <w:rFonts w:hint="eastAsia"/>
      </w:rPr>
    </w:lvl>
    <w:lvl w:ilvl="2" w:tentative="0">
      <w:start w:val="1"/>
      <w:numFmt w:val="decimal"/>
      <w:pStyle w:val="4"/>
      <w:lvlText w:val="%1.%2.%3"/>
      <w:lvlJc w:val="left"/>
      <w:pPr>
        <w:ind w:left="143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sz w:val="21"/>
        <w:szCs w:val="21"/>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腼腆自信的啊力">
    <w15:presenceInfo w15:providerId="WPS Office" w15:userId="29000684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456"/>
    <w:rsid w:val="00036729"/>
    <w:rsid w:val="0006112E"/>
    <w:rsid w:val="000738EA"/>
    <w:rsid w:val="000F1956"/>
    <w:rsid w:val="00102461"/>
    <w:rsid w:val="00113271"/>
    <w:rsid w:val="0012232C"/>
    <w:rsid w:val="001269BD"/>
    <w:rsid w:val="00134C0E"/>
    <w:rsid w:val="001B7DDC"/>
    <w:rsid w:val="002171B0"/>
    <w:rsid w:val="002173BD"/>
    <w:rsid w:val="00257BF4"/>
    <w:rsid w:val="002868E8"/>
    <w:rsid w:val="00296936"/>
    <w:rsid w:val="00357456"/>
    <w:rsid w:val="003D56DB"/>
    <w:rsid w:val="00452846"/>
    <w:rsid w:val="004B7C6A"/>
    <w:rsid w:val="005C33F9"/>
    <w:rsid w:val="005D4502"/>
    <w:rsid w:val="00643AF9"/>
    <w:rsid w:val="00646E61"/>
    <w:rsid w:val="00651943"/>
    <w:rsid w:val="00661679"/>
    <w:rsid w:val="00680078"/>
    <w:rsid w:val="006A76DD"/>
    <w:rsid w:val="0070759F"/>
    <w:rsid w:val="00721662"/>
    <w:rsid w:val="007C53E8"/>
    <w:rsid w:val="00837C83"/>
    <w:rsid w:val="008540C9"/>
    <w:rsid w:val="00860B3D"/>
    <w:rsid w:val="00870AAC"/>
    <w:rsid w:val="0088374D"/>
    <w:rsid w:val="008C48A7"/>
    <w:rsid w:val="008D69CF"/>
    <w:rsid w:val="00986AF0"/>
    <w:rsid w:val="009F1F5C"/>
    <w:rsid w:val="009F7495"/>
    <w:rsid w:val="00A646D3"/>
    <w:rsid w:val="00A860F8"/>
    <w:rsid w:val="00A869BF"/>
    <w:rsid w:val="00AD63D8"/>
    <w:rsid w:val="00B31DDC"/>
    <w:rsid w:val="00B51FE9"/>
    <w:rsid w:val="00B67703"/>
    <w:rsid w:val="00B7066A"/>
    <w:rsid w:val="00BF3E09"/>
    <w:rsid w:val="00C13627"/>
    <w:rsid w:val="00C35A48"/>
    <w:rsid w:val="00C8686A"/>
    <w:rsid w:val="00D14F0E"/>
    <w:rsid w:val="00D44C79"/>
    <w:rsid w:val="00D627FF"/>
    <w:rsid w:val="00DE5BB4"/>
    <w:rsid w:val="00E175D0"/>
    <w:rsid w:val="00E34577"/>
    <w:rsid w:val="00E663CB"/>
    <w:rsid w:val="00EB1D6A"/>
    <w:rsid w:val="00ED39C9"/>
    <w:rsid w:val="00F060B6"/>
    <w:rsid w:val="00FA07BF"/>
    <w:rsid w:val="2D414A4A"/>
    <w:rsid w:val="44220C8A"/>
    <w:rsid w:val="50E60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numPr>
        <w:ilvl w:val="0"/>
        <w:numId w:val="1"/>
      </w:numPr>
      <w:spacing w:before="340" w:after="330" w:line="578" w:lineRule="auto"/>
      <w:outlineLvl w:val="0"/>
    </w:pPr>
    <w:rPr>
      <w:rFonts w:ascii="Segoe UI" w:hAnsi="Segoe UI" w:eastAsia="微软雅黑" w:cs="黑体"/>
      <w:b/>
      <w:bCs/>
      <w:kern w:val="44"/>
      <w:sz w:val="36"/>
      <w:szCs w:val="44"/>
    </w:rPr>
  </w:style>
  <w:style w:type="paragraph" w:styleId="3">
    <w:name w:val="heading 2"/>
    <w:basedOn w:val="1"/>
    <w:next w:val="1"/>
    <w:link w:val="20"/>
    <w:unhideWhenUsed/>
    <w:qFormat/>
    <w:uiPriority w:val="9"/>
    <w:pPr>
      <w:keepNext/>
      <w:keepLines/>
      <w:numPr>
        <w:ilvl w:val="1"/>
        <w:numId w:val="1"/>
      </w:numPr>
      <w:spacing w:before="260" w:after="260" w:line="416" w:lineRule="auto"/>
      <w:outlineLvl w:val="1"/>
    </w:pPr>
    <w:rPr>
      <w:rFonts w:ascii="Segoe UI" w:hAnsi="Segoe UI" w:eastAsia="微软雅黑" w:cs="黑体"/>
      <w:b/>
      <w:bCs/>
      <w:sz w:val="32"/>
      <w:szCs w:val="32"/>
    </w:rPr>
  </w:style>
  <w:style w:type="paragraph" w:styleId="4">
    <w:name w:val="heading 3"/>
    <w:basedOn w:val="1"/>
    <w:next w:val="1"/>
    <w:link w:val="21"/>
    <w:unhideWhenUsed/>
    <w:qFormat/>
    <w:uiPriority w:val="9"/>
    <w:pPr>
      <w:keepNext/>
      <w:keepLines/>
      <w:numPr>
        <w:ilvl w:val="2"/>
        <w:numId w:val="1"/>
      </w:numPr>
      <w:spacing w:before="260" w:after="260" w:line="416" w:lineRule="auto"/>
      <w:outlineLvl w:val="2"/>
    </w:pPr>
    <w:rPr>
      <w:rFonts w:ascii="Segoe UI" w:hAnsi="Segoe UI" w:eastAsia="微软雅黑" w:cs="黑体"/>
      <w:b/>
      <w:bCs/>
      <w:sz w:val="28"/>
      <w:szCs w:val="32"/>
    </w:rPr>
  </w:style>
  <w:style w:type="paragraph" w:styleId="5">
    <w:name w:val="heading 4"/>
    <w:basedOn w:val="1"/>
    <w:next w:val="1"/>
    <w:link w:val="22"/>
    <w:unhideWhenUsed/>
    <w:qFormat/>
    <w:uiPriority w:val="9"/>
    <w:pPr>
      <w:keepNext/>
      <w:keepLines/>
      <w:numPr>
        <w:ilvl w:val="3"/>
        <w:numId w:val="1"/>
      </w:numPr>
      <w:spacing w:before="280" w:after="290" w:line="376" w:lineRule="auto"/>
      <w:outlineLvl w:val="3"/>
    </w:pPr>
    <w:rPr>
      <w:rFonts w:ascii="Segoe UI" w:hAnsi="Segoe UI" w:eastAsia="微软雅黑" w:cs="黑体"/>
      <w:b/>
      <w:bCs/>
      <w:szCs w:val="28"/>
    </w:rPr>
  </w:style>
  <w:style w:type="paragraph" w:styleId="6">
    <w:name w:val="heading 5"/>
    <w:basedOn w:val="1"/>
    <w:next w:val="1"/>
    <w:link w:val="23"/>
    <w:unhideWhenUsed/>
    <w:qFormat/>
    <w:uiPriority w:val="9"/>
    <w:pPr>
      <w:keepNext/>
      <w:keepLines/>
      <w:numPr>
        <w:ilvl w:val="4"/>
        <w:numId w:val="1"/>
      </w:numPr>
      <w:spacing w:before="280" w:after="290" w:line="376" w:lineRule="auto"/>
      <w:outlineLvl w:val="4"/>
    </w:pPr>
    <w:rPr>
      <w:rFonts w:ascii="Segoe UI" w:hAnsi="Segoe UI" w:eastAsia="微软雅黑" w:cs="黑体"/>
      <w:b/>
      <w:bCs/>
      <w:sz w:val="28"/>
      <w:szCs w:val="28"/>
    </w:rPr>
  </w:style>
  <w:style w:type="paragraph" w:styleId="7">
    <w:name w:val="heading 6"/>
    <w:basedOn w:val="1"/>
    <w:next w:val="1"/>
    <w:link w:val="24"/>
    <w:unhideWhenUsed/>
    <w:qFormat/>
    <w:uiPriority w:val="9"/>
    <w:pPr>
      <w:keepNext/>
      <w:keepLines/>
      <w:numPr>
        <w:ilvl w:val="5"/>
        <w:numId w:val="1"/>
      </w:numPr>
      <w:spacing w:before="240" w:after="64" w:line="320" w:lineRule="auto"/>
      <w:outlineLvl w:val="5"/>
    </w:pPr>
    <w:rPr>
      <w:rFonts w:ascii="Segoe UI" w:hAnsi="Segoe UI" w:eastAsia="微软雅黑" w:cs="黑体"/>
      <w:b/>
      <w:bCs/>
      <w:sz w:val="24"/>
      <w:szCs w:val="24"/>
    </w:rPr>
  </w:style>
  <w:style w:type="paragraph" w:styleId="8">
    <w:name w:val="heading 7"/>
    <w:basedOn w:val="1"/>
    <w:next w:val="1"/>
    <w:link w:val="25"/>
    <w:unhideWhenUsed/>
    <w:qFormat/>
    <w:uiPriority w:val="9"/>
    <w:pPr>
      <w:keepNext/>
      <w:keepLines/>
      <w:numPr>
        <w:ilvl w:val="6"/>
        <w:numId w:val="1"/>
      </w:numPr>
      <w:spacing w:before="240" w:after="64" w:line="320" w:lineRule="auto"/>
      <w:outlineLvl w:val="6"/>
    </w:pPr>
    <w:rPr>
      <w:rFonts w:ascii="Segoe UI" w:hAnsi="Segoe UI" w:eastAsia="微软雅黑" w:cs="黑体"/>
      <w:b/>
      <w:bCs/>
      <w:sz w:val="24"/>
      <w:szCs w:val="24"/>
    </w:rPr>
  </w:style>
  <w:style w:type="paragraph" w:styleId="9">
    <w:name w:val="heading 8"/>
    <w:basedOn w:val="1"/>
    <w:next w:val="1"/>
    <w:link w:val="26"/>
    <w:unhideWhenUsed/>
    <w:qFormat/>
    <w:uiPriority w:val="9"/>
    <w:pPr>
      <w:keepNext/>
      <w:keepLines/>
      <w:numPr>
        <w:ilvl w:val="7"/>
        <w:numId w:val="1"/>
      </w:numPr>
      <w:spacing w:before="240" w:after="64" w:line="320" w:lineRule="auto"/>
      <w:outlineLvl w:val="7"/>
    </w:pPr>
    <w:rPr>
      <w:rFonts w:ascii="Segoe UI" w:hAnsi="Segoe UI" w:eastAsia="微软雅黑" w:cs="黑体"/>
      <w:sz w:val="24"/>
      <w:szCs w:val="24"/>
    </w:rPr>
  </w:style>
  <w:style w:type="paragraph" w:styleId="10">
    <w:name w:val="heading 9"/>
    <w:basedOn w:val="1"/>
    <w:next w:val="1"/>
    <w:link w:val="27"/>
    <w:unhideWhenUsed/>
    <w:qFormat/>
    <w:uiPriority w:val="9"/>
    <w:pPr>
      <w:keepNext/>
      <w:keepLines/>
      <w:numPr>
        <w:ilvl w:val="8"/>
        <w:numId w:val="1"/>
      </w:numPr>
      <w:spacing w:before="240" w:after="64" w:line="320" w:lineRule="auto"/>
      <w:outlineLvl w:val="8"/>
    </w:pPr>
    <w:rPr>
      <w:rFonts w:ascii="Segoe UI" w:hAnsi="Segoe UI" w:eastAsia="微软雅黑" w:cs="黑体"/>
      <w:szCs w:val="21"/>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18"/>
    <w:unhideWhenUsed/>
    <w:qFormat/>
    <w:uiPriority w:val="99"/>
    <w:pPr>
      <w:tabs>
        <w:tab w:val="center" w:pos="4153"/>
        <w:tab w:val="right" w:pos="8306"/>
      </w:tabs>
      <w:snapToGrid w:val="0"/>
      <w:jc w:val="left"/>
    </w:pPr>
    <w:rPr>
      <w:sz w:val="18"/>
      <w:szCs w:val="18"/>
    </w:rPr>
  </w:style>
  <w:style w:type="paragraph" w:styleId="12">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character" w:styleId="15">
    <w:name w:val="page number"/>
    <w:qFormat/>
    <w:uiPriority w:val="0"/>
  </w:style>
  <w:style w:type="character" w:styleId="16">
    <w:name w:val="annotation reference"/>
    <w:semiHidden/>
    <w:qFormat/>
    <w:uiPriority w:val="0"/>
    <w:rPr>
      <w:sz w:val="21"/>
      <w:szCs w:val="21"/>
    </w:rPr>
  </w:style>
  <w:style w:type="character" w:customStyle="1" w:styleId="17">
    <w:name w:val="页眉 字符"/>
    <w:basedOn w:val="14"/>
    <w:link w:val="12"/>
    <w:qFormat/>
    <w:uiPriority w:val="99"/>
    <w:rPr>
      <w:sz w:val="18"/>
      <w:szCs w:val="18"/>
    </w:rPr>
  </w:style>
  <w:style w:type="character" w:customStyle="1" w:styleId="18">
    <w:name w:val="页脚 字符"/>
    <w:basedOn w:val="14"/>
    <w:link w:val="11"/>
    <w:qFormat/>
    <w:uiPriority w:val="99"/>
    <w:rPr>
      <w:sz w:val="18"/>
      <w:szCs w:val="18"/>
    </w:rPr>
  </w:style>
  <w:style w:type="character" w:customStyle="1" w:styleId="19">
    <w:name w:val="标题 1 字符"/>
    <w:basedOn w:val="14"/>
    <w:link w:val="2"/>
    <w:uiPriority w:val="9"/>
    <w:rPr>
      <w:rFonts w:ascii="Segoe UI" w:hAnsi="Segoe UI" w:eastAsia="微软雅黑" w:cs="黑体"/>
      <w:b/>
      <w:bCs/>
      <w:kern w:val="44"/>
      <w:sz w:val="36"/>
      <w:szCs w:val="44"/>
    </w:rPr>
  </w:style>
  <w:style w:type="character" w:customStyle="1" w:styleId="20">
    <w:name w:val="标题 2 字符"/>
    <w:basedOn w:val="14"/>
    <w:link w:val="3"/>
    <w:qFormat/>
    <w:uiPriority w:val="9"/>
    <w:rPr>
      <w:rFonts w:ascii="Segoe UI" w:hAnsi="Segoe UI" w:eastAsia="微软雅黑" w:cs="黑体"/>
      <w:b/>
      <w:bCs/>
      <w:sz w:val="32"/>
      <w:szCs w:val="32"/>
    </w:rPr>
  </w:style>
  <w:style w:type="character" w:customStyle="1" w:styleId="21">
    <w:name w:val="标题 3 字符"/>
    <w:basedOn w:val="14"/>
    <w:link w:val="4"/>
    <w:qFormat/>
    <w:uiPriority w:val="9"/>
    <w:rPr>
      <w:rFonts w:ascii="Segoe UI" w:hAnsi="Segoe UI" w:eastAsia="微软雅黑" w:cs="黑体"/>
      <w:b/>
      <w:bCs/>
      <w:sz w:val="28"/>
      <w:szCs w:val="32"/>
    </w:rPr>
  </w:style>
  <w:style w:type="character" w:customStyle="1" w:styleId="22">
    <w:name w:val="标题 4 字符"/>
    <w:basedOn w:val="14"/>
    <w:link w:val="5"/>
    <w:qFormat/>
    <w:uiPriority w:val="9"/>
    <w:rPr>
      <w:rFonts w:ascii="Segoe UI" w:hAnsi="Segoe UI" w:eastAsia="微软雅黑" w:cs="黑体"/>
      <w:b/>
      <w:bCs/>
      <w:szCs w:val="28"/>
    </w:rPr>
  </w:style>
  <w:style w:type="character" w:customStyle="1" w:styleId="23">
    <w:name w:val="标题 5 字符"/>
    <w:basedOn w:val="14"/>
    <w:link w:val="6"/>
    <w:qFormat/>
    <w:uiPriority w:val="9"/>
    <w:rPr>
      <w:rFonts w:ascii="Segoe UI" w:hAnsi="Segoe UI" w:eastAsia="微软雅黑" w:cs="黑体"/>
      <w:b/>
      <w:bCs/>
      <w:sz w:val="28"/>
      <w:szCs w:val="28"/>
    </w:rPr>
  </w:style>
  <w:style w:type="character" w:customStyle="1" w:styleId="24">
    <w:name w:val="标题 6 字符"/>
    <w:basedOn w:val="14"/>
    <w:link w:val="7"/>
    <w:qFormat/>
    <w:uiPriority w:val="9"/>
    <w:rPr>
      <w:rFonts w:ascii="Segoe UI" w:hAnsi="Segoe UI" w:eastAsia="微软雅黑" w:cs="黑体"/>
      <w:b/>
      <w:bCs/>
      <w:sz w:val="24"/>
      <w:szCs w:val="24"/>
    </w:rPr>
  </w:style>
  <w:style w:type="character" w:customStyle="1" w:styleId="25">
    <w:name w:val="标题 7 字符"/>
    <w:basedOn w:val="14"/>
    <w:link w:val="8"/>
    <w:qFormat/>
    <w:uiPriority w:val="9"/>
    <w:rPr>
      <w:rFonts w:ascii="Segoe UI" w:hAnsi="Segoe UI" w:eastAsia="微软雅黑" w:cs="黑体"/>
      <w:b/>
      <w:bCs/>
      <w:sz w:val="24"/>
      <w:szCs w:val="24"/>
    </w:rPr>
  </w:style>
  <w:style w:type="character" w:customStyle="1" w:styleId="26">
    <w:name w:val="标题 8 字符"/>
    <w:basedOn w:val="14"/>
    <w:link w:val="9"/>
    <w:qFormat/>
    <w:uiPriority w:val="9"/>
    <w:rPr>
      <w:rFonts w:ascii="Segoe UI" w:hAnsi="Segoe UI" w:eastAsia="微软雅黑" w:cs="黑体"/>
      <w:sz w:val="24"/>
      <w:szCs w:val="24"/>
    </w:rPr>
  </w:style>
  <w:style w:type="character" w:customStyle="1" w:styleId="27">
    <w:name w:val="标题 9 字符"/>
    <w:basedOn w:val="14"/>
    <w:link w:val="10"/>
    <w:qFormat/>
    <w:uiPriority w:val="9"/>
    <w:rPr>
      <w:rFonts w:ascii="Segoe UI" w:hAnsi="Segoe UI" w:eastAsia="微软雅黑" w:cs="黑体"/>
      <w:szCs w:val="21"/>
    </w:rPr>
  </w:style>
  <w:style w:type="paragraph" w:customStyle="1" w:styleId="28">
    <w:name w:val="列出段落1"/>
    <w:basedOn w:val="1"/>
    <w:qFormat/>
    <w:uiPriority w:val="34"/>
    <w:pPr>
      <w:ind w:firstLine="420" w:firstLineChars="200"/>
    </w:pPr>
    <w:rPr>
      <w:rFonts w:ascii="Segoe UI" w:hAnsi="Segoe UI" w:eastAsia="微软雅黑" w:cs="黑体"/>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4209</Words>
  <Characters>4806</Characters>
  <Lines>55</Lines>
  <Paragraphs>15</Paragraphs>
  <TotalTime>5</TotalTime>
  <ScaleCrop>false</ScaleCrop>
  <LinksUpToDate>false</LinksUpToDate>
  <CharactersWithSpaces>4947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2024-02-26T12:10:00Z</dcterms:created>
  <dc:creator>User</dc:creator>
  <cp:lastModifiedBy>腼腆自信的啊力</cp:lastModifiedBy>
  <cp:lastPrinted>2024-02-26T12:27:00Z</cp:lastPrinted>
  <dcterms:modified xsi:type="dcterms:W3CDTF">2025-05-22T12:02:52Z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eyJoZGlkIjoiMmM0MzUxYjllNmEwMmE5YjQ1OWJmYWQ2MWQ1M2I0NmYiLCJ1c2VySWQiOiI2MTAwNjgwMjkifQ==</vt:lpwstr>
  </property>
  <property fmtid="{D5CDD505-2E9C-101B-9397-08002B2CF9AE}" pid="3" name="KSOProductBuildVer">
    <vt:lpwstr>2052-12.1.0.21171</vt:lpwstr>
  </property>
  <property fmtid="{D5CDD505-2E9C-101B-9397-08002B2CF9AE}" pid="4" name="ICV">
    <vt:lpwstr>9D6D11BDB35E4E1E93E34AE19B538063_12</vt:lpwstr>
  </property>
</Properties>
</file>